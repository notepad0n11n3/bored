
<file path=[Content_Types].xml><?xml version="1.0" encoding="utf-8"?>
<Types xmlns="http://schemas.openxmlformats.org/package/2006/content-types">
  <Default Extension="png" ContentType="image/png"/>
  <Default Extension="bin" ContentType="application/vnd.ms-office.activeX"/>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0B2F" w:rsidRPr="00E60B2F" w:rsidRDefault="00E60B2F" w:rsidP="00E60B2F">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E60B2F">
        <w:rPr>
          <w:rFonts w:ascii="Times New Roman" w:eastAsia="Times New Roman" w:hAnsi="Times New Roman" w:cs="Times New Roman"/>
          <w:b/>
          <w:bCs/>
          <w:sz w:val="36"/>
          <w:szCs w:val="36"/>
          <w:lang w:eastAsia="es-PE"/>
        </w:rPr>
        <w:t>¿Qué es el comando NETSTAT?</w:t>
      </w:r>
    </w:p>
    <w:p w:rsidR="00E60B2F" w:rsidRPr="00E60B2F" w:rsidRDefault="00E60B2F" w:rsidP="00E60B2F">
      <w:pPr>
        <w:spacing w:after="0" w:line="240" w:lineRule="auto"/>
        <w:rPr>
          <w:rFonts w:ascii="Times New Roman" w:eastAsia="Times New Roman" w:hAnsi="Times New Roman" w:cs="Times New Roman"/>
          <w:sz w:val="24"/>
          <w:szCs w:val="24"/>
          <w:lang w:eastAsia="es-PE"/>
        </w:rPr>
      </w:pPr>
      <w:r w:rsidRPr="00E60B2F">
        <w:rPr>
          <w:rFonts w:ascii="Times New Roman" w:eastAsia="Times New Roman" w:hAnsi="Times New Roman" w:cs="Times New Roman"/>
          <w:sz w:val="24"/>
          <w:szCs w:val="24"/>
          <w:lang w:eastAsia="es-PE"/>
        </w:rPr>
        <w:br/>
        <w:t xml:space="preserve">Netstat.exe es una útil </w:t>
      </w:r>
      <w:proofErr w:type="spellStart"/>
      <w:r w:rsidRPr="00E60B2F">
        <w:rPr>
          <w:rFonts w:ascii="Times New Roman" w:eastAsia="Times New Roman" w:hAnsi="Times New Roman" w:cs="Times New Roman"/>
          <w:sz w:val="24"/>
          <w:szCs w:val="24"/>
          <w:lang w:eastAsia="es-PE"/>
        </w:rPr>
        <w:t>aplicacion</w:t>
      </w:r>
      <w:proofErr w:type="spellEnd"/>
      <w:r w:rsidRPr="00E60B2F">
        <w:rPr>
          <w:rFonts w:ascii="Times New Roman" w:eastAsia="Times New Roman" w:hAnsi="Times New Roman" w:cs="Times New Roman"/>
          <w:sz w:val="24"/>
          <w:szCs w:val="24"/>
          <w:lang w:eastAsia="es-PE"/>
        </w:rPr>
        <w:t xml:space="preserve"> incluida en todos los sistemas operativos Windows, permite monitorear y estar al tanto de todas las conexiones establecidas entre nuestra PC y el mundo exterior.</w:t>
      </w:r>
      <w:r w:rsidRPr="00E60B2F">
        <w:rPr>
          <w:rFonts w:ascii="Times New Roman" w:eastAsia="Times New Roman" w:hAnsi="Times New Roman" w:cs="Times New Roman"/>
          <w:sz w:val="24"/>
          <w:szCs w:val="24"/>
          <w:lang w:eastAsia="es-PE"/>
        </w:rPr>
        <w:br/>
        <w:t>Con el comando NETSTAT se introducen las ordenes que nos permiten ver, conocer, detectar e identificar las conexiones activas establecidas con el exterior, tanto entrantes como salientes, su origen y dirección IP de procedencia, saber los puertos que tenemos abiertos a la escucha, ver e identificar las conexiones entrantes e intrusiones de red en nuestra PC, saber si tenemos programas que establezcan contacto con un host remoto, etc.</w:t>
      </w:r>
      <w:r w:rsidRPr="00E60B2F">
        <w:rPr>
          <w:rFonts w:ascii="Times New Roman" w:eastAsia="Times New Roman" w:hAnsi="Times New Roman" w:cs="Times New Roman"/>
          <w:sz w:val="24"/>
          <w:szCs w:val="24"/>
          <w:lang w:eastAsia="es-PE"/>
        </w:rPr>
        <w:br/>
        <w:t>Toda esa información y más, podemos obtenerla usando el comando NETSTAT con distintas opciones o modificadores.</w:t>
      </w:r>
    </w:p>
    <w:p w:rsidR="00E60B2F" w:rsidRPr="00E60B2F" w:rsidRDefault="00E60B2F" w:rsidP="00E60B2F">
      <w:pPr>
        <w:spacing w:after="0" w:line="240" w:lineRule="auto"/>
        <w:rPr>
          <w:rFonts w:ascii="Times New Roman" w:eastAsia="Times New Roman" w:hAnsi="Times New Roman" w:cs="Times New Roman"/>
          <w:sz w:val="24"/>
          <w:szCs w:val="24"/>
          <w:lang w:eastAsia="es-PE"/>
        </w:rPr>
      </w:pPr>
      <w:r w:rsidRPr="00E60B2F">
        <w:rPr>
          <w:rFonts w:ascii="Times New Roman" w:eastAsia="Times New Roman" w:hAnsi="Times New Roman" w:cs="Times New Roman"/>
          <w:sz w:val="24"/>
          <w:szCs w:val="24"/>
          <w:lang w:eastAsia="es-PE"/>
        </w:rPr>
        <w:pict>
          <v:rect id="_x0000_i1025" style="width:0;height:1.5pt" o:hralign="center" o:hrstd="t" o:hr="t" fillcolor="#aca899" stroked="f"/>
        </w:pict>
      </w:r>
    </w:p>
    <w:p w:rsidR="00E60B2F" w:rsidRPr="00E60B2F" w:rsidRDefault="00E60B2F" w:rsidP="00E60B2F">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E60B2F">
        <w:rPr>
          <w:rFonts w:ascii="Times New Roman" w:eastAsia="Times New Roman" w:hAnsi="Times New Roman" w:cs="Times New Roman"/>
          <w:b/>
          <w:bCs/>
          <w:sz w:val="27"/>
          <w:szCs w:val="27"/>
          <w:lang w:eastAsia="es-PE"/>
        </w:rPr>
        <w:t>¿Que nos permite conocer el comando NETSTAT?</w:t>
      </w:r>
    </w:p>
    <w:p w:rsidR="00E60B2F" w:rsidRPr="00E60B2F" w:rsidRDefault="00E60B2F" w:rsidP="00E60B2F">
      <w:pPr>
        <w:spacing w:after="240" w:line="240" w:lineRule="auto"/>
        <w:rPr>
          <w:ins w:id="0" w:author="Unknown"/>
          <w:rFonts w:ascii="Times New Roman" w:eastAsia="Times New Roman" w:hAnsi="Times New Roman" w:cs="Times New Roman"/>
          <w:sz w:val="24"/>
          <w:szCs w:val="24"/>
          <w:lang w:eastAsia="es-PE"/>
        </w:rPr>
      </w:pPr>
      <w:r w:rsidRPr="00E60B2F">
        <w:rPr>
          <w:rFonts w:ascii="Times New Roman" w:eastAsia="Times New Roman" w:hAnsi="Times New Roman" w:cs="Times New Roman"/>
          <w:sz w:val="24"/>
          <w:szCs w:val="24"/>
          <w:lang w:eastAsia="es-PE"/>
        </w:rPr>
        <w:br/>
        <w:t xml:space="preserve">Con NETSTAT podemos monitorear en vivo toda la actividad de nuestra red, acceder a todas las estadísticas registradas y recogerlas en un archivo de texto para revisarlas posteriormente. </w:t>
      </w:r>
      <w:r w:rsidRPr="00E60B2F">
        <w:rPr>
          <w:rFonts w:ascii="Times New Roman" w:eastAsia="Times New Roman" w:hAnsi="Times New Roman" w:cs="Times New Roman"/>
          <w:sz w:val="24"/>
          <w:szCs w:val="24"/>
          <w:lang w:eastAsia="es-PE"/>
        </w:rPr>
        <w:br/>
        <w:t>Es posible configurar el intervalo de tiempo en que estas se deben realizar.</w:t>
      </w:r>
      <w:r w:rsidRPr="00E60B2F">
        <w:rPr>
          <w:rFonts w:ascii="Times New Roman" w:eastAsia="Times New Roman" w:hAnsi="Times New Roman" w:cs="Times New Roman"/>
          <w:sz w:val="24"/>
          <w:szCs w:val="24"/>
          <w:lang w:eastAsia="es-PE"/>
        </w:rPr>
        <w:br/>
        <w:t>Permite estar al tanto de los puertos que se encuentren abiertos en la PC, su estado, si son usados en alguna conexión desconocida, lo que te permite cerrarlos si no son necesarios para el funcionamiento de las aplicaciones que usas.</w:t>
      </w:r>
      <w:r w:rsidRPr="00E60B2F">
        <w:rPr>
          <w:rFonts w:ascii="Times New Roman" w:eastAsia="Times New Roman" w:hAnsi="Times New Roman" w:cs="Times New Roman"/>
          <w:sz w:val="24"/>
          <w:szCs w:val="24"/>
          <w:lang w:eastAsia="es-PE"/>
        </w:rPr>
        <w:br/>
        <w:t xml:space="preserve">Es la herramienta ideal para detectar conexiones entrantes e intrusiones en un equipo local, saber si alguna aplicación instalada establece contacto con algún host remoto en el exterior, monitorear estas conexiones, conocer su PID o sea la identidad del proceso y detenerlo por medio de la utilidad </w:t>
      </w:r>
      <w:proofErr w:type="spellStart"/>
      <w:r w:rsidRPr="00E60B2F">
        <w:rPr>
          <w:rFonts w:ascii="Times New Roman" w:eastAsia="Times New Roman" w:hAnsi="Times New Roman" w:cs="Times New Roman"/>
          <w:sz w:val="24"/>
          <w:szCs w:val="24"/>
          <w:lang w:eastAsia="es-PE"/>
        </w:rPr>
        <w:t>taskkill</w:t>
      </w:r>
      <w:proofErr w:type="spellEnd"/>
      <w:r w:rsidRPr="00E60B2F">
        <w:rPr>
          <w:rFonts w:ascii="Times New Roman" w:eastAsia="Times New Roman" w:hAnsi="Times New Roman" w:cs="Times New Roman"/>
          <w:sz w:val="24"/>
          <w:szCs w:val="24"/>
          <w:lang w:eastAsia="es-PE"/>
        </w:rPr>
        <w:t xml:space="preserve">, ya sea manualmente o automáticamente con un archivo </w:t>
      </w:r>
      <w:proofErr w:type="spellStart"/>
      <w:r w:rsidRPr="00E60B2F">
        <w:rPr>
          <w:rFonts w:ascii="Times New Roman" w:eastAsia="Times New Roman" w:hAnsi="Times New Roman" w:cs="Times New Roman"/>
          <w:sz w:val="24"/>
          <w:szCs w:val="24"/>
          <w:lang w:eastAsia="es-PE"/>
        </w:rPr>
        <w:t>batch</w:t>
      </w:r>
      <w:proofErr w:type="spellEnd"/>
      <w:r w:rsidRPr="00E60B2F">
        <w:rPr>
          <w:rFonts w:ascii="Times New Roman" w:eastAsia="Times New Roman" w:hAnsi="Times New Roman" w:cs="Times New Roman"/>
          <w:sz w:val="24"/>
          <w:szCs w:val="24"/>
          <w:lang w:eastAsia="es-PE"/>
        </w:rPr>
        <w:t xml:space="preserve"> creado para ese fin.</w:t>
      </w:r>
      <w:r w:rsidRPr="00E60B2F">
        <w:rPr>
          <w:rFonts w:ascii="Times New Roman" w:eastAsia="Times New Roman" w:hAnsi="Times New Roman" w:cs="Times New Roman"/>
          <w:sz w:val="24"/>
          <w:szCs w:val="24"/>
          <w:lang w:eastAsia="es-PE"/>
        </w:rPr>
        <w:br/>
      </w:r>
      <w:r w:rsidRPr="00E60B2F">
        <w:rPr>
          <w:rFonts w:ascii="Times New Roman" w:eastAsia="Times New Roman" w:hAnsi="Times New Roman" w:cs="Times New Roman"/>
          <w:sz w:val="24"/>
          <w:szCs w:val="24"/>
          <w:lang w:eastAsia="es-PE"/>
        </w:rPr>
        <w:br/>
      </w:r>
    </w:p>
    <w:p w:rsidR="00E60B2F" w:rsidRPr="00E60B2F" w:rsidRDefault="00E60B2F" w:rsidP="00E60B2F">
      <w:pPr>
        <w:spacing w:before="100" w:beforeAutospacing="1" w:after="100" w:afterAutospacing="1" w:line="240" w:lineRule="auto"/>
        <w:outlineLvl w:val="2"/>
        <w:rPr>
          <w:ins w:id="1" w:author="Unknown"/>
          <w:rFonts w:ascii="Times New Roman" w:eastAsia="Times New Roman" w:hAnsi="Times New Roman" w:cs="Times New Roman"/>
          <w:b/>
          <w:bCs/>
          <w:sz w:val="27"/>
          <w:szCs w:val="27"/>
          <w:lang w:eastAsia="es-PE"/>
        </w:rPr>
      </w:pPr>
      <w:ins w:id="2" w:author="Unknown">
        <w:r w:rsidRPr="00E60B2F">
          <w:rPr>
            <w:rFonts w:ascii="Times New Roman" w:eastAsia="Times New Roman" w:hAnsi="Times New Roman" w:cs="Times New Roman"/>
            <w:b/>
            <w:bCs/>
            <w:sz w:val="27"/>
            <w:szCs w:val="27"/>
            <w:lang w:eastAsia="es-PE"/>
          </w:rPr>
          <w:t>¿</w:t>
        </w:r>
        <w:proofErr w:type="spellStart"/>
        <w:r w:rsidRPr="00E60B2F">
          <w:rPr>
            <w:rFonts w:ascii="Times New Roman" w:eastAsia="Times New Roman" w:hAnsi="Times New Roman" w:cs="Times New Roman"/>
            <w:b/>
            <w:bCs/>
            <w:sz w:val="27"/>
            <w:szCs w:val="27"/>
            <w:lang w:eastAsia="es-PE"/>
          </w:rPr>
          <w:t>Como</w:t>
        </w:r>
        <w:proofErr w:type="spellEnd"/>
        <w:r w:rsidRPr="00E60B2F">
          <w:rPr>
            <w:rFonts w:ascii="Times New Roman" w:eastAsia="Times New Roman" w:hAnsi="Times New Roman" w:cs="Times New Roman"/>
            <w:b/>
            <w:bCs/>
            <w:sz w:val="27"/>
            <w:szCs w:val="27"/>
            <w:lang w:eastAsia="es-PE"/>
          </w:rPr>
          <w:t xml:space="preserve"> usar el comando NETSTAT?</w:t>
        </w:r>
      </w:ins>
    </w:p>
    <w:p w:rsidR="00E60B2F" w:rsidRPr="00E60B2F" w:rsidRDefault="00E60B2F" w:rsidP="00E60B2F">
      <w:pPr>
        <w:spacing w:after="0" w:line="240" w:lineRule="auto"/>
        <w:rPr>
          <w:ins w:id="3" w:author="Unknown"/>
          <w:rFonts w:ascii="Times New Roman" w:eastAsia="Times New Roman" w:hAnsi="Times New Roman" w:cs="Times New Roman"/>
          <w:sz w:val="24"/>
          <w:szCs w:val="24"/>
          <w:lang w:eastAsia="es-PE"/>
        </w:rPr>
      </w:pPr>
      <w:ins w:id="4" w:author="Unknown">
        <w:r w:rsidRPr="00E60B2F">
          <w:rPr>
            <w:rFonts w:ascii="Times New Roman" w:eastAsia="Times New Roman" w:hAnsi="Times New Roman" w:cs="Times New Roman"/>
            <w:sz w:val="24"/>
            <w:szCs w:val="24"/>
            <w:lang w:eastAsia="es-PE"/>
          </w:rPr>
          <w:br/>
          <w:t>NETSTAT al igual que todos otros comandos que incluye Windows, puede invocarse de varias formas:</w:t>
        </w:r>
      </w:ins>
    </w:p>
    <w:p w:rsidR="00E60B2F" w:rsidRPr="00E60B2F" w:rsidRDefault="00E60B2F" w:rsidP="00E60B2F">
      <w:pPr>
        <w:spacing w:after="0" w:line="240" w:lineRule="auto"/>
        <w:rPr>
          <w:ins w:id="5" w:author="Unknown"/>
          <w:rFonts w:ascii="Times New Roman" w:eastAsia="Times New Roman" w:hAnsi="Times New Roman" w:cs="Times New Roman"/>
          <w:sz w:val="24"/>
          <w:szCs w:val="24"/>
          <w:lang w:eastAsia="es-PE"/>
        </w:rPr>
      </w:pPr>
      <w:ins w:id="6" w:author="Unknown">
        <w:r w:rsidRPr="00E60B2F">
          <w:rPr>
            <w:rFonts w:ascii="Arial Unicode MS" w:eastAsia="Times New Roman" w:hAnsi="Arial Unicode MS" w:cs="Arial Unicode MS"/>
            <w:sz w:val="24"/>
            <w:szCs w:val="24"/>
            <w:lang w:eastAsia="es-PE"/>
          </w:rPr>
          <w:t>✔</w:t>
        </w:r>
        <w:r w:rsidRPr="00E60B2F">
          <w:rPr>
            <w:rFonts w:ascii="Times New Roman" w:eastAsia="Times New Roman" w:hAnsi="Times New Roman" w:cs="Times New Roman"/>
            <w:sz w:val="24"/>
            <w:szCs w:val="24"/>
            <w:lang w:eastAsia="es-PE"/>
          </w:rPr>
          <w:t xml:space="preserve"> Escribiendo o insertando en la consola de CMD o símbolo del sistema las instrucciones.</w:t>
        </w:r>
      </w:ins>
    </w:p>
    <w:p w:rsidR="00E60B2F" w:rsidRPr="00E60B2F" w:rsidRDefault="00E60B2F" w:rsidP="00E60B2F">
      <w:pPr>
        <w:spacing w:after="0" w:line="240" w:lineRule="auto"/>
        <w:rPr>
          <w:ins w:id="7" w:author="Unknown"/>
          <w:rFonts w:ascii="Times New Roman" w:eastAsia="Times New Roman" w:hAnsi="Times New Roman" w:cs="Times New Roman"/>
          <w:sz w:val="24"/>
          <w:szCs w:val="24"/>
          <w:lang w:eastAsia="es-PE"/>
        </w:rPr>
      </w:pPr>
      <w:ins w:id="8" w:author="Unknown">
        <w:r w:rsidRPr="00E60B2F">
          <w:rPr>
            <w:rFonts w:ascii="Times New Roman" w:eastAsia="Times New Roman" w:hAnsi="Times New Roman" w:cs="Times New Roman"/>
            <w:sz w:val="24"/>
            <w:szCs w:val="24"/>
            <w:lang w:eastAsia="es-PE"/>
          </w:rPr>
          <w:pict>
            <v:rect id="_x0000_i1026" style="width:0;height:1.5pt" o:hralign="center" o:hrstd="t" o:hr="t" fillcolor="#aca899" stroked="f"/>
          </w:pict>
        </w:r>
      </w:ins>
    </w:p>
    <w:p w:rsidR="00E60B2F" w:rsidRPr="00E60B2F" w:rsidRDefault="00E60B2F" w:rsidP="00E60B2F">
      <w:pPr>
        <w:spacing w:after="0" w:line="240" w:lineRule="auto"/>
        <w:rPr>
          <w:ins w:id="9" w:author="Unknown"/>
          <w:rFonts w:ascii="Times New Roman" w:eastAsia="Times New Roman" w:hAnsi="Times New Roman" w:cs="Times New Roman"/>
          <w:sz w:val="24"/>
          <w:szCs w:val="24"/>
          <w:lang w:eastAsia="es-PE"/>
        </w:rPr>
      </w:pPr>
      <w:ins w:id="10" w:author="Unknown">
        <w:r w:rsidRPr="00E60B2F">
          <w:rPr>
            <w:rFonts w:ascii="Arial Unicode MS" w:eastAsia="Times New Roman" w:hAnsi="Arial Unicode MS" w:cs="Arial Unicode MS"/>
            <w:sz w:val="24"/>
            <w:szCs w:val="24"/>
            <w:lang w:eastAsia="es-PE"/>
          </w:rPr>
          <w:t>✔</w:t>
        </w:r>
        <w:r w:rsidRPr="00E60B2F">
          <w:rPr>
            <w:rFonts w:ascii="Times New Roman" w:eastAsia="Times New Roman" w:hAnsi="Times New Roman" w:cs="Times New Roman"/>
            <w:sz w:val="24"/>
            <w:szCs w:val="24"/>
            <w:lang w:eastAsia="es-PE"/>
          </w:rPr>
          <w:t xml:space="preserve"> Introduciéndolo directamente en el cuadro de Inicio o en el comando Ejecutar, antecedido de CMD.exe /K, esto permite abrir la consola, ejecutar el comando y mantener abierta la ventana con la información.</w:t>
        </w:r>
        <w:r w:rsidRPr="00E60B2F">
          <w:rPr>
            <w:rFonts w:ascii="Times New Roman" w:eastAsia="Times New Roman" w:hAnsi="Times New Roman" w:cs="Times New Roman"/>
            <w:sz w:val="24"/>
            <w:szCs w:val="24"/>
            <w:lang w:eastAsia="es-PE"/>
          </w:rPr>
          <w:br/>
          <w:t xml:space="preserve">En la siguiente imagen puedes ver un ejemplo, en este caso con PING otro comando de </w:t>
        </w:r>
        <w:r w:rsidRPr="00E60B2F">
          <w:rPr>
            <w:rFonts w:ascii="Times New Roman" w:eastAsia="Times New Roman" w:hAnsi="Times New Roman" w:cs="Times New Roman"/>
            <w:sz w:val="24"/>
            <w:szCs w:val="24"/>
            <w:lang w:eastAsia="es-PE"/>
          </w:rPr>
          <w:lastRenderedPageBreak/>
          <w:t>Windows, con NETSTAT el uso es similar.</w:t>
        </w:r>
        <w:r w:rsidRPr="00E60B2F">
          <w:rPr>
            <w:rFonts w:ascii="Times New Roman" w:eastAsia="Times New Roman" w:hAnsi="Times New Roman" w:cs="Times New Roman"/>
            <w:sz w:val="24"/>
            <w:szCs w:val="24"/>
            <w:lang w:eastAsia="es-PE"/>
          </w:rPr>
          <w:br/>
        </w:r>
      </w:ins>
      <w:r>
        <w:rPr>
          <w:rFonts w:ascii="Times New Roman" w:eastAsia="Times New Roman" w:hAnsi="Times New Roman" w:cs="Times New Roman"/>
          <w:noProof/>
          <w:sz w:val="24"/>
          <w:szCs w:val="24"/>
          <w:lang w:eastAsia="es-PE"/>
        </w:rPr>
        <w:drawing>
          <wp:inline distT="0" distB="0" distL="0" distR="0">
            <wp:extent cx="5715000" cy="1104900"/>
            <wp:effectExtent l="0" t="0" r="0" b="0"/>
            <wp:docPr id="9" name="Imagen 9" descr="Ejecutar comandos en el cuadro de 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jecutar comandos en el cuadro de Inici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1104900"/>
                    </a:xfrm>
                    <a:prstGeom prst="rect">
                      <a:avLst/>
                    </a:prstGeom>
                    <a:noFill/>
                    <a:ln>
                      <a:noFill/>
                    </a:ln>
                  </pic:spPr>
                </pic:pic>
              </a:graphicData>
            </a:graphic>
          </wp:inline>
        </w:drawing>
      </w:r>
    </w:p>
    <w:p w:rsidR="00E60B2F" w:rsidRPr="00E60B2F" w:rsidRDefault="00E60B2F" w:rsidP="00E60B2F">
      <w:pPr>
        <w:spacing w:after="0" w:line="240" w:lineRule="auto"/>
        <w:rPr>
          <w:ins w:id="11" w:author="Unknown"/>
          <w:rFonts w:ascii="Times New Roman" w:eastAsia="Times New Roman" w:hAnsi="Times New Roman" w:cs="Times New Roman"/>
          <w:sz w:val="24"/>
          <w:szCs w:val="24"/>
          <w:lang w:eastAsia="es-PE"/>
        </w:rPr>
      </w:pPr>
      <w:ins w:id="12" w:author="Unknown">
        <w:r w:rsidRPr="00E60B2F">
          <w:rPr>
            <w:rFonts w:ascii="Times New Roman" w:eastAsia="Times New Roman" w:hAnsi="Times New Roman" w:cs="Times New Roman"/>
            <w:sz w:val="24"/>
            <w:szCs w:val="24"/>
            <w:lang w:eastAsia="es-PE"/>
          </w:rPr>
          <w:pict>
            <v:rect id="_x0000_i1028" style="width:0;height:1.5pt" o:hralign="center" o:hrstd="t" o:hr="t" fillcolor="#aca899" stroked="f"/>
          </w:pict>
        </w:r>
      </w:ins>
    </w:p>
    <w:p w:rsidR="00E60B2F" w:rsidRPr="00E60B2F" w:rsidRDefault="00E60B2F" w:rsidP="00E60B2F">
      <w:pPr>
        <w:spacing w:after="0" w:line="240" w:lineRule="auto"/>
        <w:rPr>
          <w:ins w:id="13" w:author="Unknown"/>
          <w:rFonts w:ascii="Times New Roman" w:eastAsia="Times New Roman" w:hAnsi="Times New Roman" w:cs="Times New Roman"/>
          <w:sz w:val="24"/>
          <w:szCs w:val="24"/>
          <w:lang w:eastAsia="es-PE"/>
        </w:rPr>
      </w:pPr>
      <w:ins w:id="14" w:author="Unknown">
        <w:r w:rsidRPr="00E60B2F">
          <w:rPr>
            <w:rFonts w:ascii="Arial Unicode MS" w:eastAsia="Times New Roman" w:hAnsi="Arial Unicode MS" w:cs="Arial Unicode MS"/>
            <w:sz w:val="24"/>
            <w:szCs w:val="24"/>
            <w:lang w:eastAsia="es-PE"/>
          </w:rPr>
          <w:t>✔</w:t>
        </w:r>
        <w:r w:rsidRPr="00E60B2F">
          <w:rPr>
            <w:rFonts w:ascii="Times New Roman" w:eastAsia="Times New Roman" w:hAnsi="Times New Roman" w:cs="Times New Roman"/>
            <w:sz w:val="24"/>
            <w:szCs w:val="24"/>
            <w:lang w:eastAsia="es-PE"/>
          </w:rPr>
          <w:t xml:space="preserve"> Por último, usándolo en un archivo </w:t>
        </w:r>
        <w:proofErr w:type="spellStart"/>
        <w:r w:rsidRPr="00E60B2F">
          <w:rPr>
            <w:rFonts w:ascii="Times New Roman" w:eastAsia="Times New Roman" w:hAnsi="Times New Roman" w:cs="Times New Roman"/>
            <w:sz w:val="24"/>
            <w:szCs w:val="24"/>
            <w:lang w:eastAsia="es-PE"/>
          </w:rPr>
          <w:t>batch</w:t>
        </w:r>
        <w:proofErr w:type="spellEnd"/>
        <w:r w:rsidRPr="00E60B2F">
          <w:rPr>
            <w:rFonts w:ascii="Times New Roman" w:eastAsia="Times New Roman" w:hAnsi="Times New Roman" w:cs="Times New Roman"/>
            <w:sz w:val="24"/>
            <w:szCs w:val="24"/>
            <w:lang w:eastAsia="es-PE"/>
          </w:rPr>
          <w:t xml:space="preserve">, que no es más que un archivo de texto con la extensión </w:t>
        </w:r>
        <w:proofErr w:type="spellStart"/>
        <w:r w:rsidRPr="00E60B2F">
          <w:rPr>
            <w:rFonts w:ascii="Times New Roman" w:eastAsia="Times New Roman" w:hAnsi="Times New Roman" w:cs="Times New Roman"/>
            <w:sz w:val="24"/>
            <w:szCs w:val="24"/>
            <w:lang w:eastAsia="es-PE"/>
          </w:rPr>
          <w:t>cmd</w:t>
        </w:r>
        <w:proofErr w:type="spellEnd"/>
        <w:r w:rsidRPr="00E60B2F">
          <w:rPr>
            <w:rFonts w:ascii="Times New Roman" w:eastAsia="Times New Roman" w:hAnsi="Times New Roman" w:cs="Times New Roman"/>
            <w:sz w:val="24"/>
            <w:szCs w:val="24"/>
            <w:lang w:eastAsia="es-PE"/>
          </w:rPr>
          <w:t>, por lo que Windows abrirá y ejecutará las ordenes que contienen dicho archivo en la consola.</w:t>
        </w:r>
      </w:ins>
    </w:p>
    <w:p w:rsidR="00E60B2F" w:rsidRPr="00E60B2F" w:rsidRDefault="00E60B2F" w:rsidP="00E60B2F">
      <w:pPr>
        <w:spacing w:after="240" w:line="240" w:lineRule="auto"/>
        <w:rPr>
          <w:ins w:id="15" w:author="Unknown"/>
          <w:rFonts w:ascii="Times New Roman" w:eastAsia="Times New Roman" w:hAnsi="Times New Roman" w:cs="Times New Roman"/>
          <w:sz w:val="24"/>
          <w:szCs w:val="24"/>
          <w:lang w:eastAsia="es-PE"/>
        </w:rPr>
      </w:pPr>
      <w:ins w:id="16" w:author="Unknown">
        <w:r w:rsidRPr="00E60B2F">
          <w:rPr>
            <w:rFonts w:ascii="Times New Roman" w:eastAsia="Times New Roman" w:hAnsi="Times New Roman" w:cs="Times New Roman"/>
            <w:sz w:val="24"/>
            <w:szCs w:val="24"/>
            <w:lang w:eastAsia="es-PE"/>
          </w:rPr>
          <w:t>Para la mayoría de los usuarios, que lógicamente no son diestros en el manejo de la consola, se aconseja el uso de la segunda y tercera opción.</w:t>
        </w:r>
        <w:r w:rsidRPr="00E60B2F">
          <w:rPr>
            <w:rFonts w:ascii="Times New Roman" w:eastAsia="Times New Roman" w:hAnsi="Times New Roman" w:cs="Times New Roman"/>
            <w:sz w:val="24"/>
            <w:szCs w:val="24"/>
            <w:lang w:eastAsia="es-PE"/>
          </w:rPr>
          <w:br/>
          <w:t>Más abajo se ofrece la descarga gratis de varios de estos archivos, solo se necesita descargarlos, descomprimirlos y ejecutarlos.</w:t>
        </w:r>
        <w:r w:rsidRPr="00E60B2F">
          <w:rPr>
            <w:rFonts w:ascii="Times New Roman" w:eastAsia="Times New Roman" w:hAnsi="Times New Roman" w:cs="Times New Roman"/>
            <w:sz w:val="24"/>
            <w:szCs w:val="24"/>
            <w:lang w:eastAsia="es-PE"/>
          </w:rPr>
          <w:br/>
          <w:t xml:space="preserve">No obstante a los interesados en el uso de las opciones más avanzadas de NETSTAT, se recomienda aprender a ejecutarlo en la consola en la que se obtienen los mejores resultados. </w:t>
        </w:r>
        <w:r w:rsidRPr="00E60B2F">
          <w:rPr>
            <w:rFonts w:ascii="Times New Roman" w:eastAsia="Times New Roman" w:hAnsi="Times New Roman" w:cs="Times New Roman"/>
            <w:sz w:val="24"/>
            <w:szCs w:val="24"/>
            <w:lang w:eastAsia="es-PE"/>
          </w:rPr>
          <w:br/>
          <w:t>No es nada difícil como se verá a continuación.</w:t>
        </w:r>
      </w:ins>
    </w:p>
    <w:p w:rsidR="00E60B2F" w:rsidRPr="00E60B2F" w:rsidRDefault="00E60B2F" w:rsidP="00E60B2F">
      <w:pPr>
        <w:spacing w:before="100" w:beforeAutospacing="1" w:after="100" w:afterAutospacing="1" w:line="240" w:lineRule="auto"/>
        <w:outlineLvl w:val="3"/>
        <w:rPr>
          <w:ins w:id="17" w:author="Unknown"/>
          <w:rFonts w:ascii="Times New Roman" w:eastAsia="Times New Roman" w:hAnsi="Times New Roman" w:cs="Times New Roman"/>
          <w:b/>
          <w:bCs/>
          <w:sz w:val="24"/>
          <w:szCs w:val="24"/>
          <w:lang w:eastAsia="es-PE"/>
        </w:rPr>
      </w:pPr>
      <w:ins w:id="18" w:author="Unknown">
        <w:r w:rsidRPr="00E60B2F">
          <w:rPr>
            <w:rFonts w:ascii="Times New Roman" w:eastAsia="Times New Roman" w:hAnsi="Times New Roman" w:cs="Times New Roman"/>
            <w:b/>
            <w:bCs/>
            <w:sz w:val="24"/>
            <w:szCs w:val="24"/>
            <w:lang w:eastAsia="es-PE"/>
          </w:rPr>
          <w:t>Sintaxis para el uso de NSTAT en la línea de comandos</w:t>
        </w:r>
      </w:ins>
    </w:p>
    <w:p w:rsidR="00E60B2F" w:rsidRPr="00E60B2F" w:rsidRDefault="00E60B2F" w:rsidP="00E60B2F">
      <w:pPr>
        <w:spacing w:after="0" w:line="240" w:lineRule="auto"/>
        <w:rPr>
          <w:ins w:id="19" w:author="Unknown"/>
          <w:rFonts w:ascii="Times New Roman" w:eastAsia="Times New Roman" w:hAnsi="Times New Roman" w:cs="Times New Roman"/>
          <w:sz w:val="24"/>
          <w:szCs w:val="24"/>
          <w:lang w:eastAsia="es-PE"/>
        </w:rPr>
      </w:pPr>
    </w:p>
    <w:p w:rsidR="00E60B2F" w:rsidRPr="00E60B2F" w:rsidRDefault="00E60B2F" w:rsidP="00E60B2F">
      <w:pPr>
        <w:spacing w:after="0" w:line="240" w:lineRule="auto"/>
        <w:rPr>
          <w:ins w:id="20" w:author="Unknown"/>
          <w:rFonts w:ascii="Times New Roman" w:eastAsia="Times New Roman" w:hAnsi="Times New Roman" w:cs="Times New Roman"/>
          <w:sz w:val="24"/>
          <w:szCs w:val="24"/>
          <w:lang w:eastAsia="es-PE"/>
        </w:rPr>
      </w:pPr>
      <w:ins w:id="21" w:author="Unknown">
        <w:r w:rsidRPr="00E60B2F">
          <w:rPr>
            <w:rFonts w:ascii="Times New Roman" w:eastAsia="Times New Roman" w:hAnsi="Times New Roman" w:cs="Times New Roman"/>
            <w:sz w:val="24"/>
            <w:szCs w:val="24"/>
            <w:lang w:eastAsia="es-PE"/>
          </w:rPr>
          <w:t>NETSTAT [opción] [-p protocolo] [intervalo]</w:t>
        </w:r>
      </w:ins>
    </w:p>
    <w:p w:rsidR="00E60B2F" w:rsidRPr="00E60B2F" w:rsidRDefault="00E60B2F" w:rsidP="00E60B2F">
      <w:pPr>
        <w:spacing w:after="0" w:line="240" w:lineRule="auto"/>
        <w:rPr>
          <w:ins w:id="22" w:author="Unknown"/>
          <w:rFonts w:ascii="Times New Roman" w:eastAsia="Times New Roman" w:hAnsi="Times New Roman" w:cs="Times New Roman"/>
          <w:sz w:val="24"/>
          <w:szCs w:val="24"/>
          <w:lang w:eastAsia="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7986"/>
      </w:tblGrid>
      <w:tr w:rsidR="00E60B2F" w:rsidRPr="00E60B2F" w:rsidTr="00E60B2F">
        <w:trPr>
          <w:tblCellSpacing w:w="15" w:type="dxa"/>
        </w:trPr>
        <w:tc>
          <w:tcPr>
            <w:tcW w:w="0" w:type="auto"/>
            <w:vAlign w:val="center"/>
            <w:hideMark/>
          </w:tcPr>
          <w:p w:rsidR="00E60B2F" w:rsidRPr="00E60B2F" w:rsidRDefault="00E60B2F" w:rsidP="00E60B2F">
            <w:pPr>
              <w:spacing w:after="0" w:line="240" w:lineRule="auto"/>
              <w:rPr>
                <w:rFonts w:ascii="Times New Roman" w:eastAsia="Times New Roman" w:hAnsi="Times New Roman" w:cs="Times New Roman"/>
                <w:sz w:val="24"/>
                <w:szCs w:val="24"/>
                <w:lang w:eastAsia="es-PE"/>
              </w:rPr>
            </w:pPr>
            <w:r w:rsidRPr="00E60B2F">
              <w:rPr>
                <w:rFonts w:ascii="Times New Roman" w:eastAsia="Times New Roman" w:hAnsi="Times New Roman" w:cs="Times New Roman"/>
                <w:sz w:val="24"/>
                <w:szCs w:val="24"/>
                <w:lang w:eastAsia="es-PE"/>
              </w:rPr>
              <w:t>-a</w:t>
            </w:r>
          </w:p>
        </w:tc>
        <w:tc>
          <w:tcPr>
            <w:tcW w:w="0" w:type="auto"/>
            <w:vAlign w:val="center"/>
            <w:hideMark/>
          </w:tcPr>
          <w:p w:rsidR="00E60B2F" w:rsidRPr="00E60B2F" w:rsidRDefault="00E60B2F" w:rsidP="00E60B2F">
            <w:pPr>
              <w:spacing w:after="0" w:line="240" w:lineRule="auto"/>
              <w:rPr>
                <w:rFonts w:ascii="Times New Roman" w:eastAsia="Times New Roman" w:hAnsi="Times New Roman" w:cs="Times New Roman"/>
                <w:sz w:val="24"/>
                <w:szCs w:val="24"/>
                <w:lang w:eastAsia="es-PE"/>
              </w:rPr>
            </w:pPr>
            <w:r w:rsidRPr="00E60B2F">
              <w:rPr>
                <w:rFonts w:ascii="Times New Roman" w:eastAsia="Times New Roman" w:hAnsi="Times New Roman" w:cs="Times New Roman"/>
                <w:sz w:val="24"/>
                <w:szCs w:val="24"/>
                <w:lang w:eastAsia="es-PE"/>
              </w:rPr>
              <w:t xml:space="preserve">Muestra todas las conexiones y puertos a la escucha. </w:t>
            </w:r>
          </w:p>
        </w:tc>
      </w:tr>
      <w:tr w:rsidR="00E60B2F" w:rsidRPr="00E60B2F" w:rsidTr="00E60B2F">
        <w:trPr>
          <w:tblCellSpacing w:w="15" w:type="dxa"/>
        </w:trPr>
        <w:tc>
          <w:tcPr>
            <w:tcW w:w="0" w:type="auto"/>
            <w:vAlign w:val="center"/>
            <w:hideMark/>
          </w:tcPr>
          <w:p w:rsidR="00E60B2F" w:rsidRPr="00E60B2F" w:rsidRDefault="00E60B2F" w:rsidP="00E60B2F">
            <w:pPr>
              <w:spacing w:after="0" w:line="240" w:lineRule="auto"/>
              <w:rPr>
                <w:rFonts w:ascii="Times New Roman" w:eastAsia="Times New Roman" w:hAnsi="Times New Roman" w:cs="Times New Roman"/>
                <w:sz w:val="24"/>
                <w:szCs w:val="24"/>
                <w:lang w:eastAsia="es-PE"/>
              </w:rPr>
            </w:pPr>
            <w:r w:rsidRPr="00E60B2F">
              <w:rPr>
                <w:rFonts w:ascii="Times New Roman" w:eastAsia="Times New Roman" w:hAnsi="Times New Roman" w:cs="Times New Roman"/>
                <w:sz w:val="24"/>
                <w:szCs w:val="24"/>
                <w:lang w:eastAsia="es-PE"/>
              </w:rPr>
              <w:t>-b</w:t>
            </w:r>
          </w:p>
        </w:tc>
        <w:tc>
          <w:tcPr>
            <w:tcW w:w="0" w:type="auto"/>
            <w:vAlign w:val="center"/>
            <w:hideMark/>
          </w:tcPr>
          <w:p w:rsidR="00E60B2F" w:rsidRPr="00E60B2F" w:rsidRDefault="00E60B2F" w:rsidP="00E60B2F">
            <w:pPr>
              <w:spacing w:after="0" w:line="240" w:lineRule="auto"/>
              <w:rPr>
                <w:rFonts w:ascii="Times New Roman" w:eastAsia="Times New Roman" w:hAnsi="Times New Roman" w:cs="Times New Roman"/>
                <w:sz w:val="24"/>
                <w:szCs w:val="24"/>
                <w:lang w:eastAsia="es-PE"/>
              </w:rPr>
            </w:pPr>
            <w:r w:rsidRPr="00E60B2F">
              <w:rPr>
                <w:rFonts w:ascii="Times New Roman" w:eastAsia="Times New Roman" w:hAnsi="Times New Roman" w:cs="Times New Roman"/>
                <w:sz w:val="24"/>
                <w:szCs w:val="24"/>
                <w:lang w:eastAsia="es-PE"/>
              </w:rPr>
              <w:t>Muestra las aplicaciones y archivos ejecutables involucrados en crear conexiones en los puertos a la escucha.</w:t>
            </w:r>
          </w:p>
        </w:tc>
      </w:tr>
      <w:tr w:rsidR="00E60B2F" w:rsidRPr="00E60B2F" w:rsidTr="00E60B2F">
        <w:trPr>
          <w:tblCellSpacing w:w="15" w:type="dxa"/>
        </w:trPr>
        <w:tc>
          <w:tcPr>
            <w:tcW w:w="0" w:type="auto"/>
            <w:vAlign w:val="center"/>
            <w:hideMark/>
          </w:tcPr>
          <w:p w:rsidR="00E60B2F" w:rsidRPr="00E60B2F" w:rsidRDefault="00E60B2F" w:rsidP="00E60B2F">
            <w:pPr>
              <w:spacing w:after="0" w:line="240" w:lineRule="auto"/>
              <w:rPr>
                <w:rFonts w:ascii="Times New Roman" w:eastAsia="Times New Roman" w:hAnsi="Times New Roman" w:cs="Times New Roman"/>
                <w:sz w:val="24"/>
                <w:szCs w:val="24"/>
                <w:lang w:eastAsia="es-PE"/>
              </w:rPr>
            </w:pPr>
            <w:r w:rsidRPr="00E60B2F">
              <w:rPr>
                <w:rFonts w:ascii="Times New Roman" w:eastAsia="Times New Roman" w:hAnsi="Times New Roman" w:cs="Times New Roman"/>
                <w:sz w:val="24"/>
                <w:szCs w:val="24"/>
                <w:lang w:eastAsia="es-PE"/>
              </w:rPr>
              <w:t>-e</w:t>
            </w:r>
          </w:p>
        </w:tc>
        <w:tc>
          <w:tcPr>
            <w:tcW w:w="0" w:type="auto"/>
            <w:vAlign w:val="center"/>
            <w:hideMark/>
          </w:tcPr>
          <w:p w:rsidR="00E60B2F" w:rsidRPr="00E60B2F" w:rsidRDefault="00E60B2F" w:rsidP="00E60B2F">
            <w:pPr>
              <w:spacing w:after="0" w:line="240" w:lineRule="auto"/>
              <w:rPr>
                <w:rFonts w:ascii="Times New Roman" w:eastAsia="Times New Roman" w:hAnsi="Times New Roman" w:cs="Times New Roman"/>
                <w:sz w:val="24"/>
                <w:szCs w:val="24"/>
                <w:lang w:eastAsia="es-PE"/>
              </w:rPr>
            </w:pPr>
            <w:r w:rsidRPr="00E60B2F">
              <w:rPr>
                <w:rFonts w:ascii="Times New Roman" w:eastAsia="Times New Roman" w:hAnsi="Times New Roman" w:cs="Times New Roman"/>
                <w:sz w:val="24"/>
                <w:szCs w:val="24"/>
                <w:lang w:eastAsia="es-PE"/>
              </w:rPr>
              <w:t>Muestra estadísticas de Ethernet.</w:t>
            </w:r>
          </w:p>
        </w:tc>
      </w:tr>
      <w:tr w:rsidR="00E60B2F" w:rsidRPr="00E60B2F" w:rsidTr="00E60B2F">
        <w:trPr>
          <w:tblCellSpacing w:w="15" w:type="dxa"/>
        </w:trPr>
        <w:tc>
          <w:tcPr>
            <w:tcW w:w="0" w:type="auto"/>
            <w:vAlign w:val="center"/>
            <w:hideMark/>
          </w:tcPr>
          <w:p w:rsidR="00E60B2F" w:rsidRPr="00E60B2F" w:rsidRDefault="00E60B2F" w:rsidP="00E60B2F">
            <w:pPr>
              <w:spacing w:after="0" w:line="240" w:lineRule="auto"/>
              <w:rPr>
                <w:rFonts w:ascii="Times New Roman" w:eastAsia="Times New Roman" w:hAnsi="Times New Roman" w:cs="Times New Roman"/>
                <w:sz w:val="24"/>
                <w:szCs w:val="24"/>
                <w:lang w:eastAsia="es-PE"/>
              </w:rPr>
            </w:pPr>
            <w:r w:rsidRPr="00E60B2F">
              <w:rPr>
                <w:rFonts w:ascii="Times New Roman" w:eastAsia="Times New Roman" w:hAnsi="Times New Roman" w:cs="Times New Roman"/>
                <w:sz w:val="24"/>
                <w:szCs w:val="24"/>
                <w:lang w:eastAsia="es-PE"/>
              </w:rPr>
              <w:t>-n</w:t>
            </w:r>
          </w:p>
        </w:tc>
        <w:tc>
          <w:tcPr>
            <w:tcW w:w="0" w:type="auto"/>
            <w:vAlign w:val="center"/>
            <w:hideMark/>
          </w:tcPr>
          <w:p w:rsidR="00E60B2F" w:rsidRPr="00E60B2F" w:rsidRDefault="00E60B2F" w:rsidP="00E60B2F">
            <w:pPr>
              <w:spacing w:after="0" w:line="240" w:lineRule="auto"/>
              <w:rPr>
                <w:rFonts w:ascii="Times New Roman" w:eastAsia="Times New Roman" w:hAnsi="Times New Roman" w:cs="Times New Roman"/>
                <w:sz w:val="24"/>
                <w:szCs w:val="24"/>
                <w:lang w:eastAsia="es-PE"/>
              </w:rPr>
            </w:pPr>
            <w:r w:rsidRPr="00E60B2F">
              <w:rPr>
                <w:rFonts w:ascii="Times New Roman" w:eastAsia="Times New Roman" w:hAnsi="Times New Roman" w:cs="Times New Roman"/>
                <w:sz w:val="24"/>
                <w:szCs w:val="24"/>
                <w:lang w:eastAsia="es-PE"/>
              </w:rPr>
              <w:t>Muestra los puertos y las direcciones en formato numérico.</w:t>
            </w:r>
          </w:p>
        </w:tc>
      </w:tr>
      <w:tr w:rsidR="00E60B2F" w:rsidRPr="00E60B2F" w:rsidTr="00E60B2F">
        <w:trPr>
          <w:tblCellSpacing w:w="15" w:type="dxa"/>
        </w:trPr>
        <w:tc>
          <w:tcPr>
            <w:tcW w:w="0" w:type="auto"/>
            <w:vAlign w:val="center"/>
            <w:hideMark/>
          </w:tcPr>
          <w:p w:rsidR="00E60B2F" w:rsidRPr="00E60B2F" w:rsidRDefault="00E60B2F" w:rsidP="00E60B2F">
            <w:pPr>
              <w:spacing w:after="0" w:line="240" w:lineRule="auto"/>
              <w:rPr>
                <w:rFonts w:ascii="Times New Roman" w:eastAsia="Times New Roman" w:hAnsi="Times New Roman" w:cs="Times New Roman"/>
                <w:sz w:val="24"/>
                <w:szCs w:val="24"/>
                <w:lang w:eastAsia="es-PE"/>
              </w:rPr>
            </w:pPr>
            <w:r w:rsidRPr="00E60B2F">
              <w:rPr>
                <w:rFonts w:ascii="Times New Roman" w:eastAsia="Times New Roman" w:hAnsi="Times New Roman" w:cs="Times New Roman"/>
                <w:sz w:val="24"/>
                <w:szCs w:val="24"/>
                <w:lang w:eastAsia="es-PE"/>
              </w:rPr>
              <w:t>-o</w:t>
            </w:r>
          </w:p>
        </w:tc>
        <w:tc>
          <w:tcPr>
            <w:tcW w:w="0" w:type="auto"/>
            <w:vAlign w:val="center"/>
            <w:hideMark/>
          </w:tcPr>
          <w:p w:rsidR="00E60B2F" w:rsidRPr="00E60B2F" w:rsidRDefault="00E60B2F" w:rsidP="00E60B2F">
            <w:pPr>
              <w:spacing w:after="0" w:line="240" w:lineRule="auto"/>
              <w:rPr>
                <w:rFonts w:ascii="Times New Roman" w:eastAsia="Times New Roman" w:hAnsi="Times New Roman" w:cs="Times New Roman"/>
                <w:sz w:val="24"/>
                <w:szCs w:val="24"/>
                <w:lang w:eastAsia="es-PE"/>
              </w:rPr>
            </w:pPr>
            <w:r w:rsidRPr="00E60B2F">
              <w:rPr>
                <w:rFonts w:ascii="Times New Roman" w:eastAsia="Times New Roman" w:hAnsi="Times New Roman" w:cs="Times New Roman"/>
                <w:sz w:val="24"/>
                <w:szCs w:val="24"/>
                <w:lang w:eastAsia="es-PE"/>
              </w:rPr>
              <w:t>Permite ver la identidad de cada proceso (PID) involucrado.</w:t>
            </w:r>
          </w:p>
        </w:tc>
      </w:tr>
      <w:tr w:rsidR="00E60B2F" w:rsidRPr="00E60B2F" w:rsidTr="00E60B2F">
        <w:trPr>
          <w:tblCellSpacing w:w="15" w:type="dxa"/>
        </w:trPr>
        <w:tc>
          <w:tcPr>
            <w:tcW w:w="0" w:type="auto"/>
            <w:vAlign w:val="center"/>
            <w:hideMark/>
          </w:tcPr>
          <w:p w:rsidR="00E60B2F" w:rsidRPr="00E60B2F" w:rsidRDefault="00E60B2F" w:rsidP="00E60B2F">
            <w:pPr>
              <w:spacing w:after="0" w:line="240" w:lineRule="auto"/>
              <w:rPr>
                <w:rFonts w:ascii="Times New Roman" w:eastAsia="Times New Roman" w:hAnsi="Times New Roman" w:cs="Times New Roman"/>
                <w:sz w:val="24"/>
                <w:szCs w:val="24"/>
                <w:lang w:eastAsia="es-PE"/>
              </w:rPr>
            </w:pPr>
            <w:r w:rsidRPr="00E60B2F">
              <w:rPr>
                <w:rFonts w:ascii="Times New Roman" w:eastAsia="Times New Roman" w:hAnsi="Times New Roman" w:cs="Times New Roman"/>
                <w:sz w:val="24"/>
                <w:szCs w:val="24"/>
                <w:lang w:eastAsia="es-PE"/>
              </w:rPr>
              <w:t>-r</w:t>
            </w:r>
          </w:p>
        </w:tc>
        <w:tc>
          <w:tcPr>
            <w:tcW w:w="0" w:type="auto"/>
            <w:vAlign w:val="center"/>
            <w:hideMark/>
          </w:tcPr>
          <w:p w:rsidR="00E60B2F" w:rsidRPr="00E60B2F" w:rsidRDefault="00E60B2F" w:rsidP="00E60B2F">
            <w:pPr>
              <w:spacing w:after="0" w:line="240" w:lineRule="auto"/>
              <w:rPr>
                <w:rFonts w:ascii="Times New Roman" w:eastAsia="Times New Roman" w:hAnsi="Times New Roman" w:cs="Times New Roman"/>
                <w:sz w:val="24"/>
                <w:szCs w:val="24"/>
                <w:lang w:eastAsia="es-PE"/>
              </w:rPr>
            </w:pPr>
            <w:r w:rsidRPr="00E60B2F">
              <w:rPr>
                <w:rFonts w:ascii="Times New Roman" w:eastAsia="Times New Roman" w:hAnsi="Times New Roman" w:cs="Times New Roman"/>
                <w:sz w:val="24"/>
                <w:szCs w:val="24"/>
                <w:lang w:eastAsia="es-PE"/>
              </w:rPr>
              <w:t>Muestra la tabla de rutas.</w:t>
            </w:r>
          </w:p>
        </w:tc>
      </w:tr>
      <w:tr w:rsidR="00E60B2F" w:rsidRPr="00E60B2F" w:rsidTr="00E60B2F">
        <w:trPr>
          <w:tblCellSpacing w:w="15" w:type="dxa"/>
        </w:trPr>
        <w:tc>
          <w:tcPr>
            <w:tcW w:w="0" w:type="auto"/>
            <w:vAlign w:val="center"/>
            <w:hideMark/>
          </w:tcPr>
          <w:p w:rsidR="00E60B2F" w:rsidRPr="00E60B2F" w:rsidRDefault="00E60B2F" w:rsidP="00E60B2F">
            <w:pPr>
              <w:spacing w:after="0" w:line="240" w:lineRule="auto"/>
              <w:rPr>
                <w:rFonts w:ascii="Times New Roman" w:eastAsia="Times New Roman" w:hAnsi="Times New Roman" w:cs="Times New Roman"/>
                <w:sz w:val="24"/>
                <w:szCs w:val="24"/>
                <w:lang w:eastAsia="es-PE"/>
              </w:rPr>
            </w:pPr>
            <w:r w:rsidRPr="00E60B2F">
              <w:rPr>
                <w:rFonts w:ascii="Times New Roman" w:eastAsia="Times New Roman" w:hAnsi="Times New Roman" w:cs="Times New Roman"/>
                <w:sz w:val="24"/>
                <w:szCs w:val="24"/>
                <w:lang w:eastAsia="es-PE"/>
              </w:rPr>
              <w:t>-s</w:t>
            </w:r>
          </w:p>
        </w:tc>
        <w:tc>
          <w:tcPr>
            <w:tcW w:w="0" w:type="auto"/>
            <w:vAlign w:val="center"/>
            <w:hideMark/>
          </w:tcPr>
          <w:p w:rsidR="00E60B2F" w:rsidRPr="00E60B2F" w:rsidRDefault="00E60B2F" w:rsidP="00E60B2F">
            <w:pPr>
              <w:spacing w:after="0" w:line="240" w:lineRule="auto"/>
              <w:rPr>
                <w:rFonts w:ascii="Times New Roman" w:eastAsia="Times New Roman" w:hAnsi="Times New Roman" w:cs="Times New Roman"/>
                <w:sz w:val="24"/>
                <w:szCs w:val="24"/>
                <w:lang w:eastAsia="es-PE"/>
              </w:rPr>
            </w:pPr>
            <w:r w:rsidRPr="00E60B2F">
              <w:rPr>
                <w:rFonts w:ascii="Times New Roman" w:eastAsia="Times New Roman" w:hAnsi="Times New Roman" w:cs="Times New Roman"/>
                <w:sz w:val="24"/>
                <w:szCs w:val="24"/>
                <w:lang w:eastAsia="es-PE"/>
              </w:rPr>
              <w:t>Muestra las estadísticas por protocolos.</w:t>
            </w:r>
          </w:p>
        </w:tc>
      </w:tr>
      <w:tr w:rsidR="00E60B2F" w:rsidRPr="00E60B2F" w:rsidTr="00E60B2F">
        <w:trPr>
          <w:tblCellSpacing w:w="15" w:type="dxa"/>
        </w:trPr>
        <w:tc>
          <w:tcPr>
            <w:tcW w:w="0" w:type="auto"/>
            <w:vAlign w:val="center"/>
            <w:hideMark/>
          </w:tcPr>
          <w:p w:rsidR="00E60B2F" w:rsidRPr="00E60B2F" w:rsidRDefault="00E60B2F" w:rsidP="00E60B2F">
            <w:pPr>
              <w:spacing w:after="0" w:line="240" w:lineRule="auto"/>
              <w:rPr>
                <w:rFonts w:ascii="Times New Roman" w:eastAsia="Times New Roman" w:hAnsi="Times New Roman" w:cs="Times New Roman"/>
                <w:sz w:val="24"/>
                <w:szCs w:val="24"/>
                <w:lang w:eastAsia="es-PE"/>
              </w:rPr>
            </w:pPr>
            <w:r w:rsidRPr="00E60B2F">
              <w:rPr>
                <w:rFonts w:ascii="Times New Roman" w:eastAsia="Times New Roman" w:hAnsi="Times New Roman" w:cs="Times New Roman"/>
                <w:sz w:val="24"/>
                <w:szCs w:val="24"/>
                <w:lang w:eastAsia="es-PE"/>
              </w:rPr>
              <w:t>-v</w:t>
            </w:r>
          </w:p>
        </w:tc>
        <w:tc>
          <w:tcPr>
            <w:tcW w:w="0" w:type="auto"/>
            <w:vAlign w:val="center"/>
            <w:hideMark/>
          </w:tcPr>
          <w:p w:rsidR="00E60B2F" w:rsidRPr="00E60B2F" w:rsidRDefault="00E60B2F" w:rsidP="00E60B2F">
            <w:pPr>
              <w:spacing w:after="0" w:line="240" w:lineRule="auto"/>
              <w:rPr>
                <w:rFonts w:ascii="Times New Roman" w:eastAsia="Times New Roman" w:hAnsi="Times New Roman" w:cs="Times New Roman"/>
                <w:sz w:val="24"/>
                <w:szCs w:val="24"/>
                <w:lang w:eastAsia="es-PE"/>
              </w:rPr>
            </w:pPr>
            <w:r w:rsidRPr="00E60B2F">
              <w:rPr>
                <w:rFonts w:ascii="Times New Roman" w:eastAsia="Times New Roman" w:hAnsi="Times New Roman" w:cs="Times New Roman"/>
                <w:sz w:val="24"/>
                <w:szCs w:val="24"/>
                <w:lang w:eastAsia="es-PE"/>
              </w:rPr>
              <w:t>Usado con -b, permite ver secuencias de componentes involucrados en crear una conexión.</w:t>
            </w:r>
          </w:p>
        </w:tc>
      </w:tr>
      <w:tr w:rsidR="00E60B2F" w:rsidRPr="00E60B2F" w:rsidTr="00E60B2F">
        <w:trPr>
          <w:tblCellSpacing w:w="15" w:type="dxa"/>
        </w:trPr>
        <w:tc>
          <w:tcPr>
            <w:tcW w:w="0" w:type="auto"/>
            <w:vAlign w:val="center"/>
            <w:hideMark/>
          </w:tcPr>
          <w:p w:rsidR="00E60B2F" w:rsidRPr="00E60B2F" w:rsidRDefault="00E60B2F" w:rsidP="00E60B2F">
            <w:pPr>
              <w:spacing w:after="0" w:line="240" w:lineRule="auto"/>
              <w:rPr>
                <w:rFonts w:ascii="Times New Roman" w:eastAsia="Times New Roman" w:hAnsi="Times New Roman" w:cs="Times New Roman"/>
                <w:sz w:val="24"/>
                <w:szCs w:val="24"/>
                <w:lang w:eastAsia="es-PE"/>
              </w:rPr>
            </w:pPr>
            <w:r w:rsidRPr="00E60B2F">
              <w:rPr>
                <w:rFonts w:ascii="Times New Roman" w:eastAsia="Times New Roman" w:hAnsi="Times New Roman" w:cs="Times New Roman"/>
                <w:sz w:val="24"/>
                <w:szCs w:val="24"/>
                <w:lang w:eastAsia="es-PE"/>
              </w:rPr>
              <w:t>-p</w:t>
            </w:r>
          </w:p>
        </w:tc>
        <w:tc>
          <w:tcPr>
            <w:tcW w:w="0" w:type="auto"/>
            <w:vAlign w:val="center"/>
            <w:hideMark/>
          </w:tcPr>
          <w:p w:rsidR="00E60B2F" w:rsidRPr="00E60B2F" w:rsidRDefault="00E60B2F" w:rsidP="00E60B2F">
            <w:pPr>
              <w:spacing w:after="0" w:line="240" w:lineRule="auto"/>
              <w:rPr>
                <w:rFonts w:ascii="Times New Roman" w:eastAsia="Times New Roman" w:hAnsi="Times New Roman" w:cs="Times New Roman"/>
                <w:sz w:val="24"/>
                <w:szCs w:val="24"/>
                <w:lang w:eastAsia="es-PE"/>
              </w:rPr>
            </w:pPr>
            <w:r w:rsidRPr="00E60B2F">
              <w:rPr>
                <w:rFonts w:ascii="Times New Roman" w:eastAsia="Times New Roman" w:hAnsi="Times New Roman" w:cs="Times New Roman"/>
                <w:sz w:val="24"/>
                <w:szCs w:val="24"/>
                <w:lang w:eastAsia="es-PE"/>
              </w:rPr>
              <w:t>Muestra las conexiones por protocolos: TCP, UDP, TCPv6, o UDPv6.</w:t>
            </w:r>
          </w:p>
        </w:tc>
      </w:tr>
      <w:tr w:rsidR="00E60B2F" w:rsidRPr="00E60B2F" w:rsidTr="00E60B2F">
        <w:trPr>
          <w:tblCellSpacing w:w="15" w:type="dxa"/>
        </w:trPr>
        <w:tc>
          <w:tcPr>
            <w:tcW w:w="0" w:type="auto"/>
            <w:vAlign w:val="center"/>
            <w:hideMark/>
          </w:tcPr>
          <w:p w:rsidR="00E60B2F" w:rsidRPr="00E60B2F" w:rsidRDefault="00E60B2F" w:rsidP="00E60B2F">
            <w:pPr>
              <w:spacing w:after="0" w:line="240" w:lineRule="auto"/>
              <w:rPr>
                <w:rFonts w:ascii="Times New Roman" w:eastAsia="Times New Roman" w:hAnsi="Times New Roman" w:cs="Times New Roman"/>
                <w:sz w:val="24"/>
                <w:szCs w:val="24"/>
                <w:lang w:eastAsia="es-PE"/>
              </w:rPr>
            </w:pPr>
            <w:r w:rsidRPr="00E60B2F">
              <w:rPr>
                <w:rFonts w:ascii="Times New Roman" w:eastAsia="Times New Roman" w:hAnsi="Times New Roman" w:cs="Times New Roman"/>
                <w:sz w:val="24"/>
                <w:szCs w:val="24"/>
                <w:lang w:eastAsia="es-PE"/>
              </w:rPr>
              <w:t>Intervalo</w:t>
            </w:r>
          </w:p>
        </w:tc>
        <w:tc>
          <w:tcPr>
            <w:tcW w:w="0" w:type="auto"/>
            <w:vAlign w:val="center"/>
            <w:hideMark/>
          </w:tcPr>
          <w:p w:rsidR="00E60B2F" w:rsidRPr="00E60B2F" w:rsidRDefault="00E60B2F" w:rsidP="00E60B2F">
            <w:pPr>
              <w:spacing w:after="0" w:line="240" w:lineRule="auto"/>
              <w:rPr>
                <w:rFonts w:ascii="Times New Roman" w:eastAsia="Times New Roman" w:hAnsi="Times New Roman" w:cs="Times New Roman"/>
                <w:sz w:val="24"/>
                <w:szCs w:val="24"/>
                <w:lang w:eastAsia="es-PE"/>
              </w:rPr>
            </w:pPr>
            <w:r w:rsidRPr="00E60B2F">
              <w:rPr>
                <w:rFonts w:ascii="Times New Roman" w:eastAsia="Times New Roman" w:hAnsi="Times New Roman" w:cs="Times New Roman"/>
                <w:sz w:val="24"/>
                <w:szCs w:val="24"/>
                <w:lang w:eastAsia="es-PE"/>
              </w:rPr>
              <w:t xml:space="preserve">Intervalo en número de segundos que se monitorea las conexiones. Continua hasta que se ejecuta </w:t>
            </w:r>
            <w:proofErr w:type="spellStart"/>
            <w:r w:rsidRPr="00E60B2F">
              <w:rPr>
                <w:rFonts w:ascii="Times New Roman" w:eastAsia="Times New Roman" w:hAnsi="Times New Roman" w:cs="Times New Roman"/>
                <w:sz w:val="24"/>
                <w:szCs w:val="24"/>
                <w:lang w:eastAsia="es-PE"/>
              </w:rPr>
              <w:t>Control+C</w:t>
            </w:r>
            <w:proofErr w:type="spellEnd"/>
            <w:r w:rsidRPr="00E60B2F">
              <w:rPr>
                <w:rFonts w:ascii="Times New Roman" w:eastAsia="Times New Roman" w:hAnsi="Times New Roman" w:cs="Times New Roman"/>
                <w:sz w:val="24"/>
                <w:szCs w:val="24"/>
                <w:lang w:eastAsia="es-PE"/>
              </w:rPr>
              <w:t>.</w:t>
            </w:r>
          </w:p>
        </w:tc>
      </w:tr>
    </w:tbl>
    <w:p w:rsidR="00E60B2F" w:rsidRPr="00E60B2F" w:rsidRDefault="00E60B2F" w:rsidP="00E60B2F">
      <w:pPr>
        <w:spacing w:after="0" w:line="240" w:lineRule="auto"/>
        <w:rPr>
          <w:ins w:id="23" w:author="Unknown"/>
          <w:rFonts w:ascii="Times New Roman" w:eastAsia="Times New Roman" w:hAnsi="Times New Roman" w:cs="Times New Roman"/>
          <w:sz w:val="24"/>
          <w:szCs w:val="24"/>
          <w:lang w:eastAsia="es-PE"/>
        </w:rPr>
      </w:pPr>
    </w:p>
    <w:p w:rsidR="00E60B2F" w:rsidRPr="00E60B2F" w:rsidRDefault="00E60B2F" w:rsidP="00E60B2F">
      <w:pPr>
        <w:spacing w:before="100" w:beforeAutospacing="1" w:after="100" w:afterAutospacing="1" w:line="240" w:lineRule="auto"/>
        <w:outlineLvl w:val="3"/>
        <w:rPr>
          <w:ins w:id="24" w:author="Unknown"/>
          <w:rFonts w:ascii="Times New Roman" w:eastAsia="Times New Roman" w:hAnsi="Times New Roman" w:cs="Times New Roman"/>
          <w:b/>
          <w:bCs/>
          <w:sz w:val="24"/>
          <w:szCs w:val="24"/>
          <w:lang w:eastAsia="es-PE"/>
        </w:rPr>
      </w:pPr>
      <w:ins w:id="25" w:author="Unknown">
        <w:r w:rsidRPr="00E60B2F">
          <w:rPr>
            <w:rFonts w:ascii="Times New Roman" w:eastAsia="Times New Roman" w:hAnsi="Times New Roman" w:cs="Times New Roman"/>
            <w:b/>
            <w:bCs/>
            <w:sz w:val="24"/>
            <w:szCs w:val="24"/>
            <w:lang w:eastAsia="es-PE"/>
          </w:rPr>
          <w:t>Opciones nuevas de NETSTAT en Windows 8</w:t>
        </w:r>
      </w:ins>
    </w:p>
    <w:p w:rsidR="00E60B2F" w:rsidRPr="00E60B2F" w:rsidRDefault="00E60B2F" w:rsidP="00E60B2F">
      <w:pPr>
        <w:spacing w:after="0" w:line="240" w:lineRule="auto"/>
        <w:rPr>
          <w:ins w:id="26" w:author="Unknown"/>
          <w:rFonts w:ascii="Times New Roman" w:eastAsia="Times New Roman" w:hAnsi="Times New Roman" w:cs="Times New Roman"/>
          <w:sz w:val="24"/>
          <w:szCs w:val="24"/>
          <w:lang w:eastAsia="es-PE"/>
        </w:rPr>
      </w:pPr>
      <w:ins w:id="27" w:author="Unknown">
        <w:r w:rsidRPr="00E60B2F">
          <w:rPr>
            <w:rFonts w:ascii="Times New Roman" w:eastAsia="Times New Roman" w:hAnsi="Times New Roman" w:cs="Times New Roman"/>
            <w:sz w:val="24"/>
            <w:szCs w:val="24"/>
            <w:lang w:eastAsia="es-PE"/>
          </w:rPr>
          <w:t>Windows 8 adiciona otros modificadores a NETSTAT para hacer aún más efectivo este comando. Son las siguientes:</w:t>
        </w:r>
        <w:r w:rsidRPr="00E60B2F">
          <w:rPr>
            <w:rFonts w:ascii="Times New Roman" w:eastAsia="Times New Roman" w:hAnsi="Times New Roman" w:cs="Times New Roman"/>
            <w:sz w:val="24"/>
            <w:szCs w:val="24"/>
            <w:lang w:eastAsia="es-PE"/>
          </w:rPr>
          <w:br/>
        </w:r>
        <w:r w:rsidRPr="00E60B2F">
          <w:rPr>
            <w:rFonts w:ascii="Times New Roman" w:eastAsia="Times New Roman" w:hAnsi="Times New Roman" w:cs="Times New Roman"/>
            <w:sz w:val="24"/>
            <w:szCs w:val="24"/>
            <w:lang w:eastAsia="es-PE"/>
          </w:rPr>
          <w:lastRenderedPageBreak/>
          <w:br/>
        </w:r>
        <w:r w:rsidRPr="00E60B2F">
          <w:rPr>
            <w:rFonts w:ascii="Times New Roman" w:eastAsia="Times New Roman" w:hAnsi="Times New Roman" w:cs="Times New Roman"/>
            <w:b/>
            <w:bCs/>
            <w:sz w:val="24"/>
            <w:szCs w:val="24"/>
            <w:lang w:eastAsia="es-PE"/>
          </w:rPr>
          <w:t>-T</w:t>
        </w:r>
        <w:r w:rsidRPr="00E60B2F">
          <w:rPr>
            <w:rFonts w:ascii="Times New Roman" w:eastAsia="Times New Roman" w:hAnsi="Times New Roman" w:cs="Times New Roman"/>
            <w:sz w:val="24"/>
            <w:szCs w:val="24"/>
            <w:lang w:eastAsia="es-PE"/>
          </w:rPr>
          <w:t xml:space="preserve"> Muestra el estado de la carga de la conexión actual.</w:t>
        </w:r>
        <w:r w:rsidRPr="00E60B2F">
          <w:rPr>
            <w:rFonts w:ascii="Times New Roman" w:eastAsia="Times New Roman" w:hAnsi="Times New Roman" w:cs="Times New Roman"/>
            <w:sz w:val="24"/>
            <w:szCs w:val="24"/>
            <w:lang w:eastAsia="es-PE"/>
          </w:rPr>
          <w:br/>
        </w:r>
        <w:r w:rsidRPr="00E60B2F">
          <w:rPr>
            <w:rFonts w:ascii="Times New Roman" w:eastAsia="Times New Roman" w:hAnsi="Times New Roman" w:cs="Times New Roman"/>
            <w:b/>
            <w:bCs/>
            <w:sz w:val="24"/>
            <w:szCs w:val="24"/>
            <w:lang w:eastAsia="es-PE"/>
          </w:rPr>
          <w:t>-X</w:t>
        </w:r>
        <w:r w:rsidRPr="00E60B2F">
          <w:rPr>
            <w:rFonts w:ascii="Times New Roman" w:eastAsia="Times New Roman" w:hAnsi="Times New Roman" w:cs="Times New Roman"/>
            <w:sz w:val="24"/>
            <w:szCs w:val="24"/>
            <w:lang w:eastAsia="es-PE"/>
          </w:rPr>
          <w:t xml:space="preserve"> Muestra conexiones </w:t>
        </w:r>
        <w:proofErr w:type="spellStart"/>
        <w:r w:rsidRPr="00E60B2F">
          <w:rPr>
            <w:rFonts w:ascii="Times New Roman" w:eastAsia="Times New Roman" w:hAnsi="Times New Roman" w:cs="Times New Roman"/>
            <w:sz w:val="24"/>
            <w:szCs w:val="24"/>
            <w:lang w:eastAsia="es-PE"/>
          </w:rPr>
          <w:t>NetworkDirect</w:t>
        </w:r>
        <w:proofErr w:type="spellEnd"/>
        <w:r w:rsidRPr="00E60B2F">
          <w:rPr>
            <w:rFonts w:ascii="Times New Roman" w:eastAsia="Times New Roman" w:hAnsi="Times New Roman" w:cs="Times New Roman"/>
            <w:sz w:val="24"/>
            <w:szCs w:val="24"/>
            <w:lang w:eastAsia="es-PE"/>
          </w:rPr>
          <w:t>, escuchas y los extremos compartidos.</w:t>
        </w:r>
        <w:r w:rsidRPr="00E60B2F">
          <w:rPr>
            <w:rFonts w:ascii="Times New Roman" w:eastAsia="Times New Roman" w:hAnsi="Times New Roman" w:cs="Times New Roman"/>
            <w:sz w:val="24"/>
            <w:szCs w:val="24"/>
            <w:lang w:eastAsia="es-PE"/>
          </w:rPr>
          <w:br/>
        </w:r>
        <w:r w:rsidRPr="00E60B2F">
          <w:rPr>
            <w:rFonts w:ascii="Times New Roman" w:eastAsia="Times New Roman" w:hAnsi="Times New Roman" w:cs="Times New Roman"/>
            <w:b/>
            <w:bCs/>
            <w:sz w:val="24"/>
            <w:szCs w:val="24"/>
            <w:lang w:eastAsia="es-PE"/>
          </w:rPr>
          <w:t>-Y</w:t>
        </w:r>
        <w:r w:rsidRPr="00E60B2F">
          <w:rPr>
            <w:rFonts w:ascii="Times New Roman" w:eastAsia="Times New Roman" w:hAnsi="Times New Roman" w:cs="Times New Roman"/>
            <w:sz w:val="24"/>
            <w:szCs w:val="24"/>
            <w:lang w:eastAsia="es-PE"/>
          </w:rPr>
          <w:t xml:space="preserve"> Muestra la plantilla de conexión TCP para todas las conexiones.</w:t>
        </w:r>
      </w:ins>
    </w:p>
    <w:p w:rsidR="00E60B2F" w:rsidRPr="00E60B2F" w:rsidRDefault="00E60B2F" w:rsidP="00E60B2F">
      <w:pPr>
        <w:spacing w:after="0" w:line="240" w:lineRule="auto"/>
        <w:rPr>
          <w:ins w:id="28" w:author="Unknown"/>
          <w:rFonts w:ascii="Times New Roman" w:eastAsia="Times New Roman" w:hAnsi="Times New Roman" w:cs="Times New Roman"/>
          <w:sz w:val="24"/>
          <w:szCs w:val="24"/>
          <w:lang w:eastAsia="es-PE"/>
        </w:rPr>
      </w:pPr>
    </w:p>
    <w:p w:rsidR="00E60B2F" w:rsidRPr="00E60B2F" w:rsidRDefault="00E60B2F" w:rsidP="00E60B2F">
      <w:pPr>
        <w:spacing w:before="100" w:beforeAutospacing="1" w:after="100" w:afterAutospacing="1" w:line="240" w:lineRule="auto"/>
        <w:outlineLvl w:val="3"/>
        <w:rPr>
          <w:ins w:id="29" w:author="Unknown"/>
          <w:rFonts w:ascii="Times New Roman" w:eastAsia="Times New Roman" w:hAnsi="Times New Roman" w:cs="Times New Roman"/>
          <w:b/>
          <w:bCs/>
          <w:sz w:val="24"/>
          <w:szCs w:val="24"/>
          <w:lang w:eastAsia="es-PE"/>
        </w:rPr>
      </w:pPr>
      <w:ins w:id="30" w:author="Unknown">
        <w:r w:rsidRPr="00E60B2F">
          <w:rPr>
            <w:rFonts w:ascii="Times New Roman" w:eastAsia="Times New Roman" w:hAnsi="Times New Roman" w:cs="Times New Roman"/>
            <w:b/>
            <w:bCs/>
            <w:sz w:val="24"/>
            <w:szCs w:val="24"/>
            <w:lang w:eastAsia="es-PE"/>
          </w:rPr>
          <w:t>Información del estado de las conexiones</w:t>
        </w:r>
      </w:ins>
    </w:p>
    <w:p w:rsidR="00E60B2F" w:rsidRPr="00E60B2F" w:rsidRDefault="00E60B2F" w:rsidP="00E60B2F">
      <w:pPr>
        <w:spacing w:after="0" w:line="240" w:lineRule="auto"/>
        <w:rPr>
          <w:ins w:id="31" w:author="Unknown"/>
          <w:rFonts w:ascii="Times New Roman" w:eastAsia="Times New Roman" w:hAnsi="Times New Roman" w:cs="Times New Roman"/>
          <w:sz w:val="24"/>
          <w:szCs w:val="24"/>
          <w:lang w:eastAsia="es-PE"/>
        </w:rPr>
      </w:pPr>
      <w:ins w:id="32" w:author="Unknown">
        <w:r w:rsidRPr="00E60B2F">
          <w:rPr>
            <w:rFonts w:ascii="Times New Roman" w:eastAsia="Times New Roman" w:hAnsi="Times New Roman" w:cs="Times New Roman"/>
            <w:sz w:val="24"/>
            <w:szCs w:val="24"/>
            <w:lang w:eastAsia="es-PE"/>
          </w:rPr>
          <w:br/>
          <w:t>NETSTAT devuelve una serie de parámetros que indican el estado en que se encuentran las conexiones, son los siguientes:</w:t>
        </w:r>
      </w:ins>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7173"/>
      </w:tblGrid>
      <w:tr w:rsidR="00E60B2F" w:rsidRPr="00E60B2F" w:rsidTr="00E60B2F">
        <w:trPr>
          <w:tblCellSpacing w:w="15" w:type="dxa"/>
        </w:trPr>
        <w:tc>
          <w:tcPr>
            <w:tcW w:w="0" w:type="auto"/>
            <w:vAlign w:val="center"/>
            <w:hideMark/>
          </w:tcPr>
          <w:p w:rsidR="00E60B2F" w:rsidRPr="00E60B2F" w:rsidRDefault="00E60B2F" w:rsidP="00E60B2F">
            <w:pPr>
              <w:spacing w:after="0" w:line="240" w:lineRule="auto"/>
              <w:rPr>
                <w:rFonts w:ascii="Times New Roman" w:eastAsia="Times New Roman" w:hAnsi="Times New Roman" w:cs="Times New Roman"/>
                <w:sz w:val="24"/>
                <w:szCs w:val="24"/>
                <w:lang w:eastAsia="es-PE"/>
              </w:rPr>
            </w:pPr>
            <w:r w:rsidRPr="00E60B2F">
              <w:rPr>
                <w:rFonts w:ascii="Times New Roman" w:eastAsia="Times New Roman" w:hAnsi="Times New Roman" w:cs="Times New Roman"/>
                <w:sz w:val="24"/>
                <w:szCs w:val="24"/>
                <w:lang w:eastAsia="es-PE"/>
              </w:rPr>
              <w:t>LISTENING:</w:t>
            </w:r>
          </w:p>
        </w:tc>
        <w:tc>
          <w:tcPr>
            <w:tcW w:w="0" w:type="auto"/>
            <w:vAlign w:val="center"/>
            <w:hideMark/>
          </w:tcPr>
          <w:p w:rsidR="00E60B2F" w:rsidRPr="00E60B2F" w:rsidRDefault="00E60B2F" w:rsidP="00E60B2F">
            <w:pPr>
              <w:spacing w:after="0" w:line="240" w:lineRule="auto"/>
              <w:rPr>
                <w:rFonts w:ascii="Times New Roman" w:eastAsia="Times New Roman" w:hAnsi="Times New Roman" w:cs="Times New Roman"/>
                <w:sz w:val="24"/>
                <w:szCs w:val="24"/>
                <w:lang w:eastAsia="es-PE"/>
              </w:rPr>
            </w:pPr>
            <w:r w:rsidRPr="00E60B2F">
              <w:rPr>
                <w:rFonts w:ascii="Times New Roman" w:eastAsia="Times New Roman" w:hAnsi="Times New Roman" w:cs="Times New Roman"/>
                <w:sz w:val="24"/>
                <w:szCs w:val="24"/>
                <w:lang w:eastAsia="es-PE"/>
              </w:rPr>
              <w:t>El puerto está abierto escuchando en espera de una conexión.</w:t>
            </w:r>
          </w:p>
        </w:tc>
      </w:tr>
      <w:tr w:rsidR="00E60B2F" w:rsidRPr="00E60B2F" w:rsidTr="00E60B2F">
        <w:trPr>
          <w:tblCellSpacing w:w="15" w:type="dxa"/>
        </w:trPr>
        <w:tc>
          <w:tcPr>
            <w:tcW w:w="0" w:type="auto"/>
            <w:vAlign w:val="center"/>
            <w:hideMark/>
          </w:tcPr>
          <w:p w:rsidR="00E60B2F" w:rsidRPr="00E60B2F" w:rsidRDefault="00E60B2F" w:rsidP="00E60B2F">
            <w:pPr>
              <w:spacing w:after="0" w:line="240" w:lineRule="auto"/>
              <w:rPr>
                <w:rFonts w:ascii="Times New Roman" w:eastAsia="Times New Roman" w:hAnsi="Times New Roman" w:cs="Times New Roman"/>
                <w:sz w:val="24"/>
                <w:szCs w:val="24"/>
                <w:lang w:eastAsia="es-PE"/>
              </w:rPr>
            </w:pPr>
            <w:r w:rsidRPr="00E60B2F">
              <w:rPr>
                <w:rFonts w:ascii="Times New Roman" w:eastAsia="Times New Roman" w:hAnsi="Times New Roman" w:cs="Times New Roman"/>
                <w:sz w:val="24"/>
                <w:szCs w:val="24"/>
                <w:lang w:eastAsia="es-PE"/>
              </w:rPr>
              <w:t>ESTABLISHED:</w:t>
            </w:r>
          </w:p>
        </w:tc>
        <w:tc>
          <w:tcPr>
            <w:tcW w:w="0" w:type="auto"/>
            <w:vAlign w:val="center"/>
            <w:hideMark/>
          </w:tcPr>
          <w:p w:rsidR="00E60B2F" w:rsidRPr="00E60B2F" w:rsidRDefault="00E60B2F" w:rsidP="00E60B2F">
            <w:pPr>
              <w:spacing w:after="0" w:line="240" w:lineRule="auto"/>
              <w:rPr>
                <w:rFonts w:ascii="Times New Roman" w:eastAsia="Times New Roman" w:hAnsi="Times New Roman" w:cs="Times New Roman"/>
                <w:sz w:val="24"/>
                <w:szCs w:val="24"/>
                <w:lang w:eastAsia="es-PE"/>
              </w:rPr>
            </w:pPr>
            <w:r w:rsidRPr="00E60B2F">
              <w:rPr>
                <w:rFonts w:ascii="Times New Roman" w:eastAsia="Times New Roman" w:hAnsi="Times New Roman" w:cs="Times New Roman"/>
                <w:sz w:val="24"/>
                <w:szCs w:val="24"/>
                <w:lang w:eastAsia="es-PE"/>
              </w:rPr>
              <w:t>La conexión ha sido establecida.</w:t>
            </w:r>
          </w:p>
        </w:tc>
      </w:tr>
      <w:tr w:rsidR="00E60B2F" w:rsidRPr="00E60B2F" w:rsidTr="00E60B2F">
        <w:trPr>
          <w:tblCellSpacing w:w="15" w:type="dxa"/>
        </w:trPr>
        <w:tc>
          <w:tcPr>
            <w:tcW w:w="0" w:type="auto"/>
            <w:vAlign w:val="center"/>
            <w:hideMark/>
          </w:tcPr>
          <w:p w:rsidR="00E60B2F" w:rsidRPr="00E60B2F" w:rsidRDefault="00E60B2F" w:rsidP="00E60B2F">
            <w:pPr>
              <w:spacing w:after="0" w:line="240" w:lineRule="auto"/>
              <w:rPr>
                <w:rFonts w:ascii="Times New Roman" w:eastAsia="Times New Roman" w:hAnsi="Times New Roman" w:cs="Times New Roman"/>
                <w:sz w:val="24"/>
                <w:szCs w:val="24"/>
                <w:lang w:eastAsia="es-PE"/>
              </w:rPr>
            </w:pPr>
            <w:r w:rsidRPr="00E60B2F">
              <w:rPr>
                <w:rFonts w:ascii="Times New Roman" w:eastAsia="Times New Roman" w:hAnsi="Times New Roman" w:cs="Times New Roman"/>
                <w:sz w:val="24"/>
                <w:szCs w:val="24"/>
                <w:lang w:eastAsia="es-PE"/>
              </w:rPr>
              <w:t>CLOSE_WAIT:</w:t>
            </w:r>
          </w:p>
        </w:tc>
        <w:tc>
          <w:tcPr>
            <w:tcW w:w="0" w:type="auto"/>
            <w:vAlign w:val="center"/>
            <w:hideMark/>
          </w:tcPr>
          <w:p w:rsidR="00E60B2F" w:rsidRPr="00E60B2F" w:rsidRDefault="00E60B2F" w:rsidP="00E60B2F">
            <w:pPr>
              <w:spacing w:after="0" w:line="240" w:lineRule="auto"/>
              <w:rPr>
                <w:rFonts w:ascii="Times New Roman" w:eastAsia="Times New Roman" w:hAnsi="Times New Roman" w:cs="Times New Roman"/>
                <w:sz w:val="24"/>
                <w:szCs w:val="24"/>
                <w:lang w:eastAsia="es-PE"/>
              </w:rPr>
            </w:pPr>
            <w:r w:rsidRPr="00E60B2F">
              <w:rPr>
                <w:rFonts w:ascii="Times New Roman" w:eastAsia="Times New Roman" w:hAnsi="Times New Roman" w:cs="Times New Roman"/>
                <w:sz w:val="24"/>
                <w:szCs w:val="24"/>
                <w:lang w:eastAsia="es-PE"/>
              </w:rPr>
              <w:t>La conexión sigue abierta, pero el otro extremo nos comunica que no se continuará enviando información.</w:t>
            </w:r>
          </w:p>
        </w:tc>
      </w:tr>
      <w:tr w:rsidR="00E60B2F" w:rsidRPr="00E60B2F" w:rsidTr="00E60B2F">
        <w:trPr>
          <w:tblCellSpacing w:w="15" w:type="dxa"/>
        </w:trPr>
        <w:tc>
          <w:tcPr>
            <w:tcW w:w="0" w:type="auto"/>
            <w:vAlign w:val="center"/>
            <w:hideMark/>
          </w:tcPr>
          <w:p w:rsidR="00E60B2F" w:rsidRPr="00E60B2F" w:rsidRDefault="00E60B2F" w:rsidP="00E60B2F">
            <w:pPr>
              <w:spacing w:after="0" w:line="240" w:lineRule="auto"/>
              <w:rPr>
                <w:rFonts w:ascii="Times New Roman" w:eastAsia="Times New Roman" w:hAnsi="Times New Roman" w:cs="Times New Roman"/>
                <w:sz w:val="24"/>
                <w:szCs w:val="24"/>
                <w:lang w:eastAsia="es-PE"/>
              </w:rPr>
            </w:pPr>
            <w:r w:rsidRPr="00E60B2F">
              <w:rPr>
                <w:rFonts w:ascii="Times New Roman" w:eastAsia="Times New Roman" w:hAnsi="Times New Roman" w:cs="Times New Roman"/>
                <w:sz w:val="24"/>
                <w:szCs w:val="24"/>
                <w:lang w:eastAsia="es-PE"/>
              </w:rPr>
              <w:t>TIME_WAIT:</w:t>
            </w:r>
          </w:p>
        </w:tc>
        <w:tc>
          <w:tcPr>
            <w:tcW w:w="0" w:type="auto"/>
            <w:vAlign w:val="center"/>
            <w:hideMark/>
          </w:tcPr>
          <w:p w:rsidR="00E60B2F" w:rsidRPr="00E60B2F" w:rsidRDefault="00E60B2F" w:rsidP="00E60B2F">
            <w:pPr>
              <w:spacing w:after="0" w:line="240" w:lineRule="auto"/>
              <w:rPr>
                <w:rFonts w:ascii="Times New Roman" w:eastAsia="Times New Roman" w:hAnsi="Times New Roman" w:cs="Times New Roman"/>
                <w:sz w:val="24"/>
                <w:szCs w:val="24"/>
                <w:lang w:eastAsia="es-PE"/>
              </w:rPr>
            </w:pPr>
            <w:r w:rsidRPr="00E60B2F">
              <w:rPr>
                <w:rFonts w:ascii="Times New Roman" w:eastAsia="Times New Roman" w:hAnsi="Times New Roman" w:cs="Times New Roman"/>
                <w:sz w:val="24"/>
                <w:szCs w:val="24"/>
                <w:lang w:eastAsia="es-PE"/>
              </w:rPr>
              <w:t>La conexión ha sido cerrada, pero no se elimina de la tabla de conexión por si hay algo pendiente de recibir.</w:t>
            </w:r>
          </w:p>
        </w:tc>
      </w:tr>
      <w:tr w:rsidR="00E60B2F" w:rsidRPr="00E60B2F" w:rsidTr="00E60B2F">
        <w:trPr>
          <w:tblCellSpacing w:w="15" w:type="dxa"/>
        </w:trPr>
        <w:tc>
          <w:tcPr>
            <w:tcW w:w="0" w:type="auto"/>
            <w:vAlign w:val="center"/>
            <w:hideMark/>
          </w:tcPr>
          <w:p w:rsidR="00E60B2F" w:rsidRPr="00E60B2F" w:rsidRDefault="00E60B2F" w:rsidP="00E60B2F">
            <w:pPr>
              <w:spacing w:after="0" w:line="240" w:lineRule="auto"/>
              <w:rPr>
                <w:rFonts w:ascii="Times New Roman" w:eastAsia="Times New Roman" w:hAnsi="Times New Roman" w:cs="Times New Roman"/>
                <w:sz w:val="24"/>
                <w:szCs w:val="24"/>
                <w:lang w:eastAsia="es-PE"/>
              </w:rPr>
            </w:pPr>
            <w:r w:rsidRPr="00E60B2F">
              <w:rPr>
                <w:rFonts w:ascii="Times New Roman" w:eastAsia="Times New Roman" w:hAnsi="Times New Roman" w:cs="Times New Roman"/>
                <w:sz w:val="24"/>
                <w:szCs w:val="24"/>
                <w:lang w:eastAsia="es-PE"/>
              </w:rPr>
              <w:t>LAST_ACK:</w:t>
            </w:r>
          </w:p>
        </w:tc>
        <w:tc>
          <w:tcPr>
            <w:tcW w:w="0" w:type="auto"/>
            <w:vAlign w:val="center"/>
            <w:hideMark/>
          </w:tcPr>
          <w:p w:rsidR="00E60B2F" w:rsidRPr="00E60B2F" w:rsidRDefault="00E60B2F" w:rsidP="00E60B2F">
            <w:pPr>
              <w:spacing w:after="0" w:line="240" w:lineRule="auto"/>
              <w:rPr>
                <w:rFonts w:ascii="Times New Roman" w:eastAsia="Times New Roman" w:hAnsi="Times New Roman" w:cs="Times New Roman"/>
                <w:sz w:val="24"/>
                <w:szCs w:val="24"/>
                <w:lang w:eastAsia="es-PE"/>
              </w:rPr>
            </w:pPr>
            <w:r w:rsidRPr="00E60B2F">
              <w:rPr>
                <w:rFonts w:ascii="Times New Roman" w:eastAsia="Times New Roman" w:hAnsi="Times New Roman" w:cs="Times New Roman"/>
                <w:sz w:val="24"/>
                <w:szCs w:val="24"/>
                <w:lang w:eastAsia="es-PE"/>
              </w:rPr>
              <w:t>La conexión se está cerrando.</w:t>
            </w:r>
          </w:p>
        </w:tc>
      </w:tr>
      <w:tr w:rsidR="00E60B2F" w:rsidRPr="00E60B2F" w:rsidTr="00E60B2F">
        <w:trPr>
          <w:tblCellSpacing w:w="15" w:type="dxa"/>
        </w:trPr>
        <w:tc>
          <w:tcPr>
            <w:tcW w:w="0" w:type="auto"/>
            <w:vAlign w:val="center"/>
            <w:hideMark/>
          </w:tcPr>
          <w:p w:rsidR="00E60B2F" w:rsidRPr="00E60B2F" w:rsidRDefault="00E60B2F" w:rsidP="00E60B2F">
            <w:pPr>
              <w:spacing w:after="0" w:line="240" w:lineRule="auto"/>
              <w:rPr>
                <w:rFonts w:ascii="Times New Roman" w:eastAsia="Times New Roman" w:hAnsi="Times New Roman" w:cs="Times New Roman"/>
                <w:sz w:val="24"/>
                <w:szCs w:val="24"/>
                <w:lang w:eastAsia="es-PE"/>
              </w:rPr>
            </w:pPr>
            <w:r w:rsidRPr="00E60B2F">
              <w:rPr>
                <w:rFonts w:ascii="Times New Roman" w:eastAsia="Times New Roman" w:hAnsi="Times New Roman" w:cs="Times New Roman"/>
                <w:sz w:val="24"/>
                <w:szCs w:val="24"/>
                <w:lang w:eastAsia="es-PE"/>
              </w:rPr>
              <w:t>CLOSED:</w:t>
            </w:r>
          </w:p>
        </w:tc>
        <w:tc>
          <w:tcPr>
            <w:tcW w:w="0" w:type="auto"/>
            <w:vAlign w:val="center"/>
            <w:hideMark/>
          </w:tcPr>
          <w:p w:rsidR="00E60B2F" w:rsidRPr="00E60B2F" w:rsidRDefault="00E60B2F" w:rsidP="00E60B2F">
            <w:pPr>
              <w:spacing w:after="0" w:line="240" w:lineRule="auto"/>
              <w:rPr>
                <w:rFonts w:ascii="Times New Roman" w:eastAsia="Times New Roman" w:hAnsi="Times New Roman" w:cs="Times New Roman"/>
                <w:sz w:val="24"/>
                <w:szCs w:val="24"/>
                <w:lang w:eastAsia="es-PE"/>
              </w:rPr>
            </w:pPr>
            <w:r w:rsidRPr="00E60B2F">
              <w:rPr>
                <w:rFonts w:ascii="Times New Roman" w:eastAsia="Times New Roman" w:hAnsi="Times New Roman" w:cs="Times New Roman"/>
                <w:sz w:val="24"/>
                <w:szCs w:val="24"/>
                <w:lang w:eastAsia="es-PE"/>
              </w:rPr>
              <w:t xml:space="preserve">La conexión ha sido cerrada completamente. </w:t>
            </w:r>
          </w:p>
        </w:tc>
      </w:tr>
    </w:tbl>
    <w:p w:rsidR="00E60B2F" w:rsidRPr="00E60B2F" w:rsidRDefault="00E60B2F" w:rsidP="00E60B2F">
      <w:pPr>
        <w:spacing w:after="240" w:line="240" w:lineRule="auto"/>
        <w:rPr>
          <w:ins w:id="33" w:author="Unknown"/>
          <w:rFonts w:ascii="Times New Roman" w:eastAsia="Times New Roman" w:hAnsi="Times New Roman" w:cs="Times New Roman"/>
          <w:sz w:val="24"/>
          <w:szCs w:val="24"/>
          <w:lang w:eastAsia="es-PE"/>
        </w:rPr>
      </w:pPr>
      <w:ins w:id="34" w:author="Unknown">
        <w:r w:rsidRPr="00E60B2F">
          <w:rPr>
            <w:rFonts w:ascii="Times New Roman" w:eastAsia="Times New Roman" w:hAnsi="Times New Roman" w:cs="Times New Roman"/>
            <w:sz w:val="24"/>
            <w:szCs w:val="24"/>
            <w:lang w:eastAsia="es-PE"/>
          </w:rPr>
          <w:br/>
        </w:r>
        <w:r w:rsidRPr="00E60B2F">
          <w:rPr>
            <w:rFonts w:ascii="Times New Roman" w:eastAsia="Times New Roman" w:hAnsi="Times New Roman" w:cs="Times New Roman"/>
            <w:sz w:val="24"/>
            <w:szCs w:val="24"/>
            <w:lang w:eastAsia="es-PE"/>
          </w:rPr>
          <w:br/>
        </w:r>
      </w:ins>
    </w:p>
    <w:p w:rsidR="00E60B2F" w:rsidRPr="00E60B2F" w:rsidRDefault="00E60B2F" w:rsidP="00E60B2F">
      <w:pPr>
        <w:spacing w:before="100" w:beforeAutospacing="1" w:after="100" w:afterAutospacing="1" w:line="240" w:lineRule="auto"/>
        <w:outlineLvl w:val="2"/>
        <w:rPr>
          <w:ins w:id="35" w:author="Unknown"/>
          <w:rFonts w:ascii="Times New Roman" w:eastAsia="Times New Roman" w:hAnsi="Times New Roman" w:cs="Times New Roman"/>
          <w:b/>
          <w:bCs/>
          <w:sz w:val="27"/>
          <w:szCs w:val="27"/>
          <w:lang w:eastAsia="es-PE"/>
        </w:rPr>
      </w:pPr>
      <w:ins w:id="36" w:author="Unknown">
        <w:r w:rsidRPr="00E60B2F">
          <w:rPr>
            <w:rFonts w:ascii="Times New Roman" w:eastAsia="Times New Roman" w:hAnsi="Times New Roman" w:cs="Times New Roman"/>
            <w:b/>
            <w:bCs/>
            <w:sz w:val="27"/>
            <w:szCs w:val="27"/>
            <w:lang w:eastAsia="es-PE"/>
          </w:rPr>
          <w:t>Usos prácticos del comando NETSTAT en Windows</w:t>
        </w:r>
      </w:ins>
    </w:p>
    <w:p w:rsidR="00E60B2F" w:rsidRPr="00E60B2F" w:rsidRDefault="00E60B2F" w:rsidP="00E60B2F">
      <w:pPr>
        <w:spacing w:after="0" w:line="240" w:lineRule="auto"/>
        <w:rPr>
          <w:ins w:id="37" w:author="Unknown"/>
          <w:rFonts w:ascii="Times New Roman" w:eastAsia="Times New Roman" w:hAnsi="Times New Roman" w:cs="Times New Roman"/>
          <w:sz w:val="24"/>
          <w:szCs w:val="24"/>
          <w:lang w:eastAsia="es-PE"/>
        </w:rPr>
      </w:pPr>
      <w:ins w:id="38" w:author="Unknown">
        <w:r w:rsidRPr="00E60B2F">
          <w:rPr>
            <w:rFonts w:ascii="Times New Roman" w:eastAsia="Times New Roman" w:hAnsi="Times New Roman" w:cs="Times New Roman"/>
            <w:sz w:val="24"/>
            <w:szCs w:val="24"/>
            <w:lang w:eastAsia="es-PE"/>
          </w:rPr>
          <w:br/>
          <w:t xml:space="preserve">NETSTAT puede emplearse para multitud de propósitos en redes, pero la gran mayoría de los usuarios acude a su ayuda, para obtener información principalmente sobre dos aspectos: </w:t>
        </w:r>
        <w:r w:rsidRPr="00E60B2F">
          <w:rPr>
            <w:rFonts w:ascii="Times New Roman" w:eastAsia="Times New Roman" w:hAnsi="Times New Roman" w:cs="Times New Roman"/>
            <w:sz w:val="24"/>
            <w:szCs w:val="24"/>
            <w:lang w:eastAsia="es-PE"/>
          </w:rPr>
          <w:br/>
          <w:t>1- Conocer los puertos abiertos en el equipo a la escucha.</w:t>
        </w:r>
        <w:r w:rsidRPr="00E60B2F">
          <w:rPr>
            <w:rFonts w:ascii="Times New Roman" w:eastAsia="Times New Roman" w:hAnsi="Times New Roman" w:cs="Times New Roman"/>
            <w:sz w:val="24"/>
            <w:szCs w:val="24"/>
            <w:lang w:eastAsia="es-PE"/>
          </w:rPr>
          <w:br/>
          <w:t>2- Conocer las aplicaciones que se conectan al exterior.</w:t>
        </w:r>
      </w:ins>
    </w:p>
    <w:p w:rsidR="00E60B2F" w:rsidRPr="00E60B2F" w:rsidRDefault="00E60B2F" w:rsidP="00E60B2F">
      <w:pPr>
        <w:spacing w:after="0" w:line="240" w:lineRule="auto"/>
        <w:rPr>
          <w:ins w:id="39" w:author="Unknown"/>
          <w:rFonts w:ascii="Times New Roman" w:eastAsia="Times New Roman" w:hAnsi="Times New Roman" w:cs="Times New Roman"/>
          <w:sz w:val="24"/>
          <w:szCs w:val="24"/>
          <w:lang w:eastAsia="es-PE"/>
        </w:rPr>
      </w:pPr>
      <w:ins w:id="40" w:author="Unknown">
        <w:r w:rsidRPr="00E60B2F">
          <w:rPr>
            <w:rFonts w:ascii="Times New Roman" w:eastAsia="Times New Roman" w:hAnsi="Times New Roman" w:cs="Times New Roman"/>
            <w:sz w:val="24"/>
            <w:szCs w:val="24"/>
            <w:lang w:eastAsia="es-PE"/>
          </w:rPr>
          <w:pict>
            <v:rect id="_x0000_i1029" style="width:0;height:1.5pt" o:hralign="center" o:hrstd="t" o:hr="t" fillcolor="#aca899" stroked="f"/>
          </w:pict>
        </w:r>
      </w:ins>
    </w:p>
    <w:p w:rsidR="00E60B2F" w:rsidRPr="00E60B2F" w:rsidRDefault="00E60B2F" w:rsidP="00E60B2F">
      <w:pPr>
        <w:spacing w:before="100" w:beforeAutospacing="1" w:after="100" w:afterAutospacing="1" w:line="240" w:lineRule="auto"/>
        <w:outlineLvl w:val="3"/>
        <w:rPr>
          <w:ins w:id="41" w:author="Unknown"/>
          <w:rFonts w:ascii="Times New Roman" w:eastAsia="Times New Roman" w:hAnsi="Times New Roman" w:cs="Times New Roman"/>
          <w:b/>
          <w:bCs/>
          <w:sz w:val="24"/>
          <w:szCs w:val="24"/>
          <w:lang w:eastAsia="es-PE"/>
        </w:rPr>
      </w:pPr>
      <w:ins w:id="42" w:author="Unknown">
        <w:r w:rsidRPr="00E60B2F">
          <w:rPr>
            <w:rFonts w:ascii="Times New Roman" w:eastAsia="Times New Roman" w:hAnsi="Times New Roman" w:cs="Times New Roman"/>
            <w:b/>
            <w:bCs/>
            <w:sz w:val="24"/>
            <w:szCs w:val="24"/>
            <w:lang w:eastAsia="es-PE"/>
          </w:rPr>
          <w:t>Conocer los puertos abiertos en el equipo a la escucha</w:t>
        </w:r>
      </w:ins>
    </w:p>
    <w:p w:rsidR="00E60B2F" w:rsidRPr="00E60B2F" w:rsidRDefault="00E60B2F" w:rsidP="00E60B2F">
      <w:pPr>
        <w:spacing w:after="0" w:line="240" w:lineRule="auto"/>
        <w:rPr>
          <w:ins w:id="43" w:author="Unknown"/>
          <w:rFonts w:ascii="Times New Roman" w:eastAsia="Times New Roman" w:hAnsi="Times New Roman" w:cs="Times New Roman"/>
          <w:sz w:val="24"/>
          <w:szCs w:val="24"/>
          <w:lang w:eastAsia="es-PE"/>
        </w:rPr>
      </w:pPr>
      <w:ins w:id="44" w:author="Unknown">
        <w:r w:rsidRPr="00E60B2F">
          <w:rPr>
            <w:rFonts w:ascii="Times New Roman" w:eastAsia="Times New Roman" w:hAnsi="Times New Roman" w:cs="Times New Roman"/>
            <w:sz w:val="24"/>
            <w:szCs w:val="24"/>
            <w:lang w:eastAsia="es-PE"/>
          </w:rPr>
          <w:br/>
          <w:t>Aunque varios sitios en la red brindan el servicio de detectar e informar sobre los puertos abiertos, con NETSTAT lo podemos conocer fácilmente.</w:t>
        </w:r>
        <w:r w:rsidRPr="00E60B2F">
          <w:rPr>
            <w:rFonts w:ascii="Times New Roman" w:eastAsia="Times New Roman" w:hAnsi="Times New Roman" w:cs="Times New Roman"/>
            <w:sz w:val="24"/>
            <w:szCs w:val="24"/>
            <w:lang w:eastAsia="es-PE"/>
          </w:rPr>
          <w:br/>
          <w:t>Para eso úsalo de la siguiente forma:</w:t>
        </w:r>
      </w:ins>
    </w:p>
    <w:p w:rsidR="00E60B2F" w:rsidRPr="00E60B2F" w:rsidRDefault="00E60B2F" w:rsidP="00E60B2F">
      <w:pPr>
        <w:spacing w:after="0" w:line="240" w:lineRule="auto"/>
        <w:rPr>
          <w:ins w:id="45" w:author="Unknown"/>
          <w:rFonts w:ascii="Times New Roman" w:eastAsia="Times New Roman" w:hAnsi="Times New Roman" w:cs="Times New Roman"/>
          <w:sz w:val="24"/>
          <w:szCs w:val="24"/>
          <w:lang w:eastAsia="es-PE"/>
        </w:rPr>
      </w:pPr>
      <w:ins w:id="46" w:author="Unknown">
        <w:r w:rsidRPr="00E60B2F">
          <w:rPr>
            <w:rFonts w:ascii="Times New Roman" w:eastAsia="Times New Roman" w:hAnsi="Times New Roman" w:cs="Times New Roman"/>
            <w:sz w:val="24"/>
            <w:szCs w:val="24"/>
            <w:lang w:eastAsia="es-PE"/>
          </w:rPr>
          <w:t>NETSTAT -AN|FINDSTR /C</w:t>
        </w:r>
        <w:proofErr w:type="gramStart"/>
        <w:r w:rsidRPr="00E60B2F">
          <w:rPr>
            <w:rFonts w:ascii="Times New Roman" w:eastAsia="Times New Roman" w:hAnsi="Times New Roman" w:cs="Times New Roman"/>
            <w:sz w:val="24"/>
            <w:szCs w:val="24"/>
            <w:lang w:eastAsia="es-PE"/>
          </w:rPr>
          <w:t>:LISTENING</w:t>
        </w:r>
        <w:proofErr w:type="gramEnd"/>
      </w:ins>
    </w:p>
    <w:p w:rsidR="00E60B2F" w:rsidRPr="00E60B2F" w:rsidRDefault="00E60B2F" w:rsidP="00E60B2F">
      <w:pPr>
        <w:spacing w:after="0" w:line="240" w:lineRule="auto"/>
        <w:rPr>
          <w:ins w:id="47" w:author="Unknown"/>
          <w:rFonts w:ascii="Times New Roman" w:eastAsia="Times New Roman" w:hAnsi="Times New Roman" w:cs="Times New Roman"/>
          <w:sz w:val="24"/>
          <w:szCs w:val="24"/>
          <w:lang w:eastAsia="es-PE"/>
        </w:rPr>
      </w:pPr>
      <w:ins w:id="48" w:author="Unknown">
        <w:r w:rsidRPr="00E60B2F">
          <w:rPr>
            <w:rFonts w:ascii="Times New Roman" w:eastAsia="Times New Roman" w:hAnsi="Times New Roman" w:cs="Times New Roman"/>
            <w:sz w:val="24"/>
            <w:szCs w:val="24"/>
            <w:lang w:eastAsia="es-PE"/>
          </w:rPr>
          <w:t xml:space="preserve">Si no eres amante del uso de la consola, entonces solo pega lo siguiente en el cuadro de Inicio o en Ejecutar y presiona la tecla </w:t>
        </w:r>
        <w:proofErr w:type="spellStart"/>
        <w:r w:rsidRPr="00E60B2F">
          <w:rPr>
            <w:rFonts w:ascii="Times New Roman" w:eastAsia="Times New Roman" w:hAnsi="Times New Roman" w:cs="Times New Roman"/>
            <w:sz w:val="24"/>
            <w:szCs w:val="24"/>
            <w:lang w:eastAsia="es-PE"/>
          </w:rPr>
          <w:t>Enter</w:t>
        </w:r>
        <w:proofErr w:type="spellEnd"/>
        <w:r w:rsidRPr="00E60B2F">
          <w:rPr>
            <w:rFonts w:ascii="Times New Roman" w:eastAsia="Times New Roman" w:hAnsi="Times New Roman" w:cs="Times New Roman"/>
            <w:sz w:val="24"/>
            <w:szCs w:val="24"/>
            <w:lang w:eastAsia="es-PE"/>
          </w:rPr>
          <w:t>:</w:t>
        </w:r>
        <w:r w:rsidRPr="00E60B2F">
          <w:rPr>
            <w:rFonts w:ascii="Times New Roman" w:eastAsia="Times New Roman" w:hAnsi="Times New Roman" w:cs="Times New Roman"/>
            <w:sz w:val="24"/>
            <w:szCs w:val="24"/>
            <w:lang w:eastAsia="es-PE"/>
          </w:rPr>
          <w:br/>
        </w:r>
        <w:r w:rsidRPr="00E60B2F">
          <w:rPr>
            <w:rFonts w:ascii="Times New Roman" w:eastAsia="Times New Roman" w:hAnsi="Times New Roman" w:cs="Times New Roman"/>
            <w:sz w:val="24"/>
            <w:szCs w:val="24"/>
            <w:lang w:eastAsia="es-PE"/>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2" type="#_x0000_t75" style="width:271.5pt;height:30pt" o:ole="">
              <v:imagedata r:id="rId6" o:title=""/>
            </v:shape>
            <w:control r:id="rId7" w:name="DefaultOcxName" w:shapeid="_x0000_i1092"/>
          </w:object>
        </w:r>
      </w:ins>
    </w:p>
    <w:p w:rsidR="00E60B2F" w:rsidRPr="00E60B2F" w:rsidRDefault="00E60B2F" w:rsidP="00E60B2F">
      <w:pPr>
        <w:spacing w:after="0" w:line="240" w:lineRule="auto"/>
        <w:rPr>
          <w:ins w:id="49" w:author="Unknown"/>
          <w:rFonts w:ascii="Times New Roman" w:eastAsia="Times New Roman" w:hAnsi="Times New Roman" w:cs="Times New Roman"/>
          <w:sz w:val="24"/>
          <w:szCs w:val="24"/>
          <w:lang w:eastAsia="es-PE"/>
        </w:rPr>
      </w:pPr>
      <w:ins w:id="50" w:author="Unknown">
        <w:r w:rsidRPr="00E60B2F">
          <w:rPr>
            <w:rFonts w:ascii="Times New Roman" w:eastAsia="Times New Roman" w:hAnsi="Times New Roman" w:cs="Times New Roman"/>
            <w:sz w:val="24"/>
            <w:szCs w:val="24"/>
            <w:lang w:eastAsia="es-PE"/>
          </w:rPr>
          <w:pict>
            <v:rect id="_x0000_i1030" style="width:0;height:1.5pt" o:hralign="center" o:hrstd="t" o:hr="t" fillcolor="#aca899" stroked="f"/>
          </w:pict>
        </w:r>
      </w:ins>
    </w:p>
    <w:p w:rsidR="00E60B2F" w:rsidRPr="00E60B2F" w:rsidRDefault="00E60B2F" w:rsidP="00E60B2F">
      <w:pPr>
        <w:spacing w:before="100" w:beforeAutospacing="1" w:after="100" w:afterAutospacing="1" w:line="240" w:lineRule="auto"/>
        <w:outlineLvl w:val="3"/>
        <w:rPr>
          <w:ins w:id="51" w:author="Unknown"/>
          <w:rFonts w:ascii="Times New Roman" w:eastAsia="Times New Roman" w:hAnsi="Times New Roman" w:cs="Times New Roman"/>
          <w:b/>
          <w:bCs/>
          <w:sz w:val="24"/>
          <w:szCs w:val="24"/>
          <w:lang w:eastAsia="es-PE"/>
        </w:rPr>
      </w:pPr>
      <w:ins w:id="52" w:author="Unknown">
        <w:r w:rsidRPr="00E60B2F">
          <w:rPr>
            <w:rFonts w:ascii="Times New Roman" w:eastAsia="Times New Roman" w:hAnsi="Times New Roman" w:cs="Times New Roman"/>
            <w:b/>
            <w:bCs/>
            <w:sz w:val="24"/>
            <w:szCs w:val="24"/>
            <w:lang w:eastAsia="es-PE"/>
          </w:rPr>
          <w:lastRenderedPageBreak/>
          <w:t>Conocer las aplicaciones que se conectan al exterior</w:t>
        </w:r>
      </w:ins>
    </w:p>
    <w:p w:rsidR="00E60B2F" w:rsidRPr="00E60B2F" w:rsidRDefault="00E60B2F" w:rsidP="00E60B2F">
      <w:pPr>
        <w:spacing w:after="0" w:line="240" w:lineRule="auto"/>
        <w:rPr>
          <w:ins w:id="53" w:author="Unknown"/>
          <w:rFonts w:ascii="Times New Roman" w:eastAsia="Times New Roman" w:hAnsi="Times New Roman" w:cs="Times New Roman"/>
          <w:sz w:val="24"/>
          <w:szCs w:val="24"/>
          <w:lang w:eastAsia="es-PE"/>
        </w:rPr>
      </w:pPr>
      <w:ins w:id="54" w:author="Unknown">
        <w:r w:rsidRPr="00E60B2F">
          <w:rPr>
            <w:rFonts w:ascii="Times New Roman" w:eastAsia="Times New Roman" w:hAnsi="Times New Roman" w:cs="Times New Roman"/>
            <w:sz w:val="24"/>
            <w:szCs w:val="24"/>
            <w:lang w:eastAsia="es-PE"/>
          </w:rPr>
          <w:br/>
          <w:t>Si tienes sospechas de que en tu sistema tienes aplicaciones spyware (programas informáticos que espían información del usuario y la envían a un sitio en la red), puedes usar NETSTAT para detectarlos.</w:t>
        </w:r>
        <w:r w:rsidRPr="00E60B2F">
          <w:rPr>
            <w:rFonts w:ascii="Times New Roman" w:eastAsia="Times New Roman" w:hAnsi="Times New Roman" w:cs="Times New Roman"/>
            <w:sz w:val="24"/>
            <w:szCs w:val="24"/>
            <w:lang w:eastAsia="es-PE"/>
          </w:rPr>
          <w:br/>
          <w:t>Para eso úsalo de la siguiente forma inmediatamente después de conectarte a internet, cualquiera aplicación que establezca conexión con un sitio remoto será detectada y NETSTAT mostrará el PID que le corresponde (identidad del proceso).</w:t>
        </w:r>
      </w:ins>
    </w:p>
    <w:p w:rsidR="00E60B2F" w:rsidRPr="00E60B2F" w:rsidRDefault="00E60B2F" w:rsidP="00E60B2F">
      <w:pPr>
        <w:spacing w:after="0" w:line="240" w:lineRule="auto"/>
        <w:rPr>
          <w:ins w:id="55" w:author="Unknown"/>
          <w:rFonts w:ascii="Times New Roman" w:eastAsia="Times New Roman" w:hAnsi="Times New Roman" w:cs="Times New Roman"/>
          <w:sz w:val="24"/>
          <w:szCs w:val="24"/>
          <w:lang w:eastAsia="es-PE"/>
        </w:rPr>
      </w:pPr>
      <w:ins w:id="56" w:author="Unknown">
        <w:r w:rsidRPr="00E60B2F">
          <w:rPr>
            <w:rFonts w:ascii="Times New Roman" w:eastAsia="Times New Roman" w:hAnsi="Times New Roman" w:cs="Times New Roman"/>
            <w:sz w:val="24"/>
            <w:szCs w:val="24"/>
            <w:lang w:eastAsia="es-PE"/>
          </w:rPr>
          <w:t>NETSTAT -BO 10</w:t>
        </w:r>
      </w:ins>
    </w:p>
    <w:p w:rsidR="00E60B2F" w:rsidRPr="00E60B2F" w:rsidRDefault="00E60B2F" w:rsidP="00E60B2F">
      <w:pPr>
        <w:spacing w:after="0" w:line="240" w:lineRule="auto"/>
        <w:rPr>
          <w:ins w:id="57" w:author="Unknown"/>
          <w:rFonts w:ascii="Times New Roman" w:eastAsia="Times New Roman" w:hAnsi="Times New Roman" w:cs="Times New Roman"/>
          <w:sz w:val="24"/>
          <w:szCs w:val="24"/>
          <w:lang w:eastAsia="es-PE"/>
        </w:rPr>
      </w:pPr>
      <w:ins w:id="58" w:author="Unknown">
        <w:r w:rsidRPr="00E60B2F">
          <w:rPr>
            <w:rFonts w:ascii="Times New Roman" w:eastAsia="Times New Roman" w:hAnsi="Times New Roman" w:cs="Times New Roman"/>
            <w:sz w:val="24"/>
            <w:szCs w:val="24"/>
            <w:lang w:eastAsia="es-PE"/>
          </w:rPr>
          <w:t>Para ejecutarlo desde el cuadro de Inicio o Ejecutar, sería de la siguiente forma:</w:t>
        </w:r>
        <w:r w:rsidRPr="00E60B2F">
          <w:rPr>
            <w:rFonts w:ascii="Times New Roman" w:eastAsia="Times New Roman" w:hAnsi="Times New Roman" w:cs="Times New Roman"/>
            <w:sz w:val="24"/>
            <w:szCs w:val="24"/>
            <w:lang w:eastAsia="es-PE"/>
          </w:rPr>
          <w:br/>
        </w:r>
        <w:r w:rsidRPr="00E60B2F">
          <w:rPr>
            <w:rFonts w:ascii="Times New Roman" w:eastAsia="Times New Roman" w:hAnsi="Times New Roman" w:cs="Times New Roman"/>
            <w:sz w:val="24"/>
            <w:szCs w:val="24"/>
            <w:lang w:eastAsia="es-PE"/>
          </w:rPr>
          <w:object w:dxaOrig="1440" w:dyaOrig="1440">
            <v:shape id="_x0000_i1091" type="#_x0000_t75" style="width:271.5pt;height:30pt" o:ole="">
              <v:imagedata r:id="rId8" o:title=""/>
            </v:shape>
            <w:control r:id="rId9" w:name="DefaultOcxName1" w:shapeid="_x0000_i1091"/>
          </w:object>
        </w:r>
      </w:ins>
    </w:p>
    <w:p w:rsidR="00E60B2F" w:rsidRPr="00E60B2F" w:rsidRDefault="00E60B2F" w:rsidP="00E60B2F">
      <w:pPr>
        <w:spacing w:after="0" w:line="240" w:lineRule="auto"/>
        <w:rPr>
          <w:ins w:id="59" w:author="Unknown"/>
          <w:rFonts w:ascii="Times New Roman" w:eastAsia="Times New Roman" w:hAnsi="Times New Roman" w:cs="Times New Roman"/>
          <w:sz w:val="24"/>
          <w:szCs w:val="24"/>
          <w:lang w:eastAsia="es-PE"/>
        </w:rPr>
      </w:pPr>
      <w:ins w:id="60" w:author="Unknown">
        <w:r w:rsidRPr="00E60B2F">
          <w:rPr>
            <w:rFonts w:ascii="Times New Roman" w:eastAsia="Times New Roman" w:hAnsi="Times New Roman" w:cs="Times New Roman"/>
            <w:sz w:val="24"/>
            <w:szCs w:val="24"/>
            <w:lang w:eastAsia="es-PE"/>
          </w:rPr>
          <w:pict>
            <v:rect id="_x0000_i1031" style="width:0;height:1.5pt" o:hralign="center" o:hrstd="t" o:hr="t" fillcolor="#aca899" stroked="f"/>
          </w:pict>
        </w:r>
      </w:ins>
    </w:p>
    <w:p w:rsidR="00E60B2F" w:rsidRPr="00E60B2F" w:rsidRDefault="00E60B2F" w:rsidP="00E60B2F">
      <w:pPr>
        <w:spacing w:before="100" w:beforeAutospacing="1" w:after="100" w:afterAutospacing="1" w:line="240" w:lineRule="auto"/>
        <w:outlineLvl w:val="3"/>
        <w:rPr>
          <w:ins w:id="61" w:author="Unknown"/>
          <w:rFonts w:ascii="Times New Roman" w:eastAsia="Times New Roman" w:hAnsi="Times New Roman" w:cs="Times New Roman"/>
          <w:b/>
          <w:bCs/>
          <w:sz w:val="24"/>
          <w:szCs w:val="24"/>
          <w:lang w:eastAsia="es-PE"/>
        </w:rPr>
      </w:pPr>
      <w:ins w:id="62" w:author="Unknown">
        <w:r w:rsidRPr="00E60B2F">
          <w:rPr>
            <w:rFonts w:ascii="Times New Roman" w:eastAsia="Times New Roman" w:hAnsi="Times New Roman" w:cs="Times New Roman"/>
            <w:b/>
            <w:bCs/>
            <w:sz w:val="24"/>
            <w:szCs w:val="24"/>
            <w:lang w:eastAsia="es-PE"/>
          </w:rPr>
          <w:t>¿</w:t>
        </w:r>
        <w:proofErr w:type="spellStart"/>
        <w:r w:rsidRPr="00E60B2F">
          <w:rPr>
            <w:rFonts w:ascii="Times New Roman" w:eastAsia="Times New Roman" w:hAnsi="Times New Roman" w:cs="Times New Roman"/>
            <w:b/>
            <w:bCs/>
            <w:sz w:val="24"/>
            <w:szCs w:val="24"/>
            <w:lang w:eastAsia="es-PE"/>
          </w:rPr>
          <w:t>Como</w:t>
        </w:r>
        <w:proofErr w:type="spellEnd"/>
        <w:r w:rsidRPr="00E60B2F">
          <w:rPr>
            <w:rFonts w:ascii="Times New Roman" w:eastAsia="Times New Roman" w:hAnsi="Times New Roman" w:cs="Times New Roman"/>
            <w:b/>
            <w:bCs/>
            <w:sz w:val="24"/>
            <w:szCs w:val="24"/>
            <w:lang w:eastAsia="es-PE"/>
          </w:rPr>
          <w:t xml:space="preserve"> conocer la aplicación que inicia un proceso?</w:t>
        </w:r>
      </w:ins>
    </w:p>
    <w:p w:rsidR="00E60B2F" w:rsidRPr="00E60B2F" w:rsidRDefault="00E60B2F" w:rsidP="00E60B2F">
      <w:pPr>
        <w:spacing w:after="0" w:line="240" w:lineRule="auto"/>
        <w:rPr>
          <w:ins w:id="63" w:author="Unknown"/>
          <w:rFonts w:ascii="Times New Roman" w:eastAsia="Times New Roman" w:hAnsi="Times New Roman" w:cs="Times New Roman"/>
          <w:sz w:val="24"/>
          <w:szCs w:val="24"/>
          <w:lang w:eastAsia="es-PE"/>
        </w:rPr>
      </w:pPr>
      <w:ins w:id="64" w:author="Unknown">
        <w:r w:rsidRPr="00E60B2F">
          <w:rPr>
            <w:rFonts w:ascii="Times New Roman" w:eastAsia="Times New Roman" w:hAnsi="Times New Roman" w:cs="Times New Roman"/>
            <w:sz w:val="24"/>
            <w:szCs w:val="24"/>
            <w:lang w:eastAsia="es-PE"/>
          </w:rPr>
          <w:br/>
          <w:t>NETSTAT devolverá la identidad de un proceso, si necesitas saber el nombre de la aplicación, inclusive otros procesos anidados, usa el comando TASKLIST de la siguiente forma.</w:t>
        </w:r>
      </w:ins>
    </w:p>
    <w:p w:rsidR="00E60B2F" w:rsidRPr="00E60B2F" w:rsidRDefault="00E60B2F" w:rsidP="00E60B2F">
      <w:pPr>
        <w:spacing w:after="0" w:line="240" w:lineRule="auto"/>
        <w:rPr>
          <w:ins w:id="65" w:author="Unknown"/>
          <w:rFonts w:ascii="Times New Roman" w:eastAsia="Times New Roman" w:hAnsi="Times New Roman" w:cs="Times New Roman"/>
          <w:sz w:val="24"/>
          <w:szCs w:val="24"/>
          <w:lang w:eastAsia="es-PE"/>
        </w:rPr>
      </w:pPr>
      <w:ins w:id="66" w:author="Unknown">
        <w:r w:rsidRPr="00E60B2F">
          <w:rPr>
            <w:rFonts w:ascii="Times New Roman" w:eastAsia="Times New Roman" w:hAnsi="Times New Roman" w:cs="Times New Roman"/>
            <w:sz w:val="24"/>
            <w:szCs w:val="24"/>
            <w:lang w:eastAsia="es-PE"/>
          </w:rPr>
          <w:t xml:space="preserve">CMD.EXE /K TASKLIST /SVC /FI "PID </w:t>
        </w:r>
        <w:proofErr w:type="spellStart"/>
        <w:r w:rsidRPr="00E60B2F">
          <w:rPr>
            <w:rFonts w:ascii="Times New Roman" w:eastAsia="Times New Roman" w:hAnsi="Times New Roman" w:cs="Times New Roman"/>
            <w:sz w:val="24"/>
            <w:szCs w:val="24"/>
            <w:lang w:eastAsia="es-PE"/>
          </w:rPr>
          <w:t>eq</w:t>
        </w:r>
        <w:proofErr w:type="spellEnd"/>
        <w:r w:rsidRPr="00E60B2F">
          <w:rPr>
            <w:rFonts w:ascii="Times New Roman" w:eastAsia="Times New Roman" w:hAnsi="Times New Roman" w:cs="Times New Roman"/>
            <w:sz w:val="24"/>
            <w:szCs w:val="24"/>
            <w:lang w:eastAsia="es-PE"/>
          </w:rPr>
          <w:t xml:space="preserve"> ID"</w:t>
        </w:r>
      </w:ins>
    </w:p>
    <w:p w:rsidR="00E60B2F" w:rsidRPr="00E60B2F" w:rsidRDefault="00E60B2F" w:rsidP="00E60B2F">
      <w:pPr>
        <w:spacing w:after="0" w:line="240" w:lineRule="auto"/>
        <w:rPr>
          <w:ins w:id="67" w:author="Unknown"/>
          <w:rFonts w:ascii="Times New Roman" w:eastAsia="Times New Roman" w:hAnsi="Times New Roman" w:cs="Times New Roman"/>
          <w:sz w:val="24"/>
          <w:szCs w:val="24"/>
          <w:lang w:eastAsia="es-PE"/>
        </w:rPr>
      </w:pPr>
      <w:ins w:id="68" w:author="Unknown">
        <w:r w:rsidRPr="00E60B2F">
          <w:rPr>
            <w:rFonts w:ascii="Times New Roman" w:eastAsia="Times New Roman" w:hAnsi="Times New Roman" w:cs="Times New Roman"/>
            <w:sz w:val="24"/>
            <w:szCs w:val="24"/>
            <w:lang w:eastAsia="es-PE"/>
          </w:rPr>
          <w:t>Solo sustituye ID por el número que devuelve NETSTAT, por ejemplo:</w:t>
        </w:r>
        <w:r w:rsidRPr="00E60B2F">
          <w:rPr>
            <w:rFonts w:ascii="Times New Roman" w:eastAsia="Times New Roman" w:hAnsi="Times New Roman" w:cs="Times New Roman"/>
            <w:sz w:val="24"/>
            <w:szCs w:val="24"/>
            <w:lang w:eastAsia="es-PE"/>
          </w:rPr>
          <w:br/>
        </w:r>
        <w:r w:rsidRPr="00E60B2F">
          <w:rPr>
            <w:rFonts w:ascii="Times New Roman" w:eastAsia="Times New Roman" w:hAnsi="Times New Roman" w:cs="Times New Roman"/>
            <w:sz w:val="24"/>
            <w:szCs w:val="24"/>
            <w:lang w:eastAsia="es-PE"/>
          </w:rPr>
          <w:object w:dxaOrig="1440" w:dyaOrig="1440">
            <v:shape id="_x0000_i1090" type="#_x0000_t75" style="width:271.5pt;height:30pt" o:ole="">
              <v:imagedata r:id="rId10" o:title=""/>
            </v:shape>
            <w:control r:id="rId11" w:name="DefaultOcxName2" w:shapeid="_x0000_i1090"/>
          </w:object>
        </w:r>
      </w:ins>
    </w:p>
    <w:p w:rsidR="00E60B2F" w:rsidRPr="00E60B2F" w:rsidRDefault="00E60B2F" w:rsidP="00E60B2F">
      <w:pPr>
        <w:spacing w:after="0" w:line="240" w:lineRule="auto"/>
        <w:rPr>
          <w:ins w:id="69" w:author="Unknown"/>
          <w:rFonts w:ascii="Times New Roman" w:eastAsia="Times New Roman" w:hAnsi="Times New Roman" w:cs="Times New Roman"/>
          <w:sz w:val="24"/>
          <w:szCs w:val="24"/>
          <w:lang w:eastAsia="es-PE"/>
        </w:rPr>
      </w:pPr>
      <w:ins w:id="70" w:author="Unknown">
        <w:r w:rsidRPr="00E60B2F">
          <w:rPr>
            <w:rFonts w:ascii="Times New Roman" w:eastAsia="Times New Roman" w:hAnsi="Times New Roman" w:cs="Times New Roman"/>
            <w:sz w:val="24"/>
            <w:szCs w:val="24"/>
            <w:lang w:eastAsia="es-PE"/>
          </w:rPr>
          <w:pict>
            <v:rect id="_x0000_i1032" style="width:0;height:1.5pt" o:hralign="center" o:hrstd="t" o:hr="t" fillcolor="#aca899" stroked="f"/>
          </w:pict>
        </w:r>
      </w:ins>
    </w:p>
    <w:p w:rsidR="00E60B2F" w:rsidRPr="00E60B2F" w:rsidRDefault="00E60B2F" w:rsidP="00E60B2F">
      <w:pPr>
        <w:spacing w:before="100" w:beforeAutospacing="1" w:after="100" w:afterAutospacing="1" w:line="240" w:lineRule="auto"/>
        <w:outlineLvl w:val="3"/>
        <w:rPr>
          <w:ins w:id="71" w:author="Unknown"/>
          <w:rFonts w:ascii="Times New Roman" w:eastAsia="Times New Roman" w:hAnsi="Times New Roman" w:cs="Times New Roman"/>
          <w:b/>
          <w:bCs/>
          <w:sz w:val="24"/>
          <w:szCs w:val="24"/>
          <w:lang w:eastAsia="es-PE"/>
        </w:rPr>
      </w:pPr>
      <w:ins w:id="72" w:author="Unknown">
        <w:r w:rsidRPr="00E60B2F">
          <w:rPr>
            <w:rFonts w:ascii="Times New Roman" w:eastAsia="Times New Roman" w:hAnsi="Times New Roman" w:cs="Times New Roman"/>
            <w:b/>
            <w:bCs/>
            <w:sz w:val="24"/>
            <w:szCs w:val="24"/>
            <w:lang w:eastAsia="es-PE"/>
          </w:rPr>
          <w:t>¿</w:t>
        </w:r>
        <w:proofErr w:type="spellStart"/>
        <w:r w:rsidRPr="00E60B2F">
          <w:rPr>
            <w:rFonts w:ascii="Times New Roman" w:eastAsia="Times New Roman" w:hAnsi="Times New Roman" w:cs="Times New Roman"/>
            <w:b/>
            <w:bCs/>
            <w:sz w:val="24"/>
            <w:szCs w:val="24"/>
            <w:lang w:eastAsia="es-PE"/>
          </w:rPr>
          <w:t>Como</w:t>
        </w:r>
        <w:proofErr w:type="spellEnd"/>
        <w:r w:rsidRPr="00E60B2F">
          <w:rPr>
            <w:rFonts w:ascii="Times New Roman" w:eastAsia="Times New Roman" w:hAnsi="Times New Roman" w:cs="Times New Roman"/>
            <w:b/>
            <w:bCs/>
            <w:sz w:val="24"/>
            <w:szCs w:val="24"/>
            <w:lang w:eastAsia="es-PE"/>
          </w:rPr>
          <w:t xml:space="preserve"> detener un proceso?</w:t>
        </w:r>
      </w:ins>
    </w:p>
    <w:p w:rsidR="00E60B2F" w:rsidRPr="00E60B2F" w:rsidRDefault="00E60B2F" w:rsidP="00E60B2F">
      <w:pPr>
        <w:spacing w:after="0" w:line="240" w:lineRule="auto"/>
        <w:rPr>
          <w:ins w:id="73" w:author="Unknown"/>
          <w:rFonts w:ascii="Times New Roman" w:eastAsia="Times New Roman" w:hAnsi="Times New Roman" w:cs="Times New Roman"/>
          <w:sz w:val="24"/>
          <w:szCs w:val="24"/>
          <w:lang w:eastAsia="es-PE"/>
        </w:rPr>
      </w:pPr>
      <w:ins w:id="74" w:author="Unknown">
        <w:r w:rsidRPr="00E60B2F">
          <w:rPr>
            <w:rFonts w:ascii="Times New Roman" w:eastAsia="Times New Roman" w:hAnsi="Times New Roman" w:cs="Times New Roman"/>
            <w:sz w:val="24"/>
            <w:szCs w:val="24"/>
            <w:lang w:eastAsia="es-PE"/>
          </w:rPr>
          <w:br/>
          <w:t>Para detener de manera forzada cualquier proceso, usa el comando TASKKILL de la siguiente forma:</w:t>
        </w:r>
        <w:r w:rsidRPr="00E60B2F">
          <w:rPr>
            <w:rFonts w:ascii="Times New Roman" w:eastAsia="Times New Roman" w:hAnsi="Times New Roman" w:cs="Times New Roman"/>
            <w:sz w:val="24"/>
            <w:szCs w:val="24"/>
            <w:lang w:eastAsia="es-PE"/>
          </w:rPr>
          <w:br/>
        </w:r>
        <w:r w:rsidRPr="00E60B2F">
          <w:rPr>
            <w:rFonts w:ascii="Times New Roman" w:eastAsia="Times New Roman" w:hAnsi="Times New Roman" w:cs="Times New Roman"/>
            <w:sz w:val="24"/>
            <w:szCs w:val="24"/>
            <w:lang w:eastAsia="es-PE"/>
          </w:rPr>
          <w:object w:dxaOrig="1440" w:dyaOrig="1440">
            <v:shape id="_x0000_i1089" type="#_x0000_t75" style="width:271.5pt;height:30pt" o:ole="">
              <v:imagedata r:id="rId12" o:title=""/>
            </v:shape>
            <w:control r:id="rId13" w:name="DefaultOcxName3" w:shapeid="_x0000_i1089"/>
          </w:object>
        </w:r>
        <w:r w:rsidRPr="00E60B2F">
          <w:rPr>
            <w:rFonts w:ascii="Times New Roman" w:eastAsia="Times New Roman" w:hAnsi="Times New Roman" w:cs="Times New Roman"/>
            <w:sz w:val="24"/>
            <w:szCs w:val="24"/>
            <w:lang w:eastAsia="es-PE"/>
          </w:rPr>
          <w:br/>
          <w:t xml:space="preserve">También puedes usarlo en un archivo </w:t>
        </w:r>
        <w:proofErr w:type="spellStart"/>
        <w:r w:rsidRPr="00E60B2F">
          <w:rPr>
            <w:rFonts w:ascii="Times New Roman" w:eastAsia="Times New Roman" w:hAnsi="Times New Roman" w:cs="Times New Roman"/>
            <w:sz w:val="24"/>
            <w:szCs w:val="24"/>
            <w:lang w:eastAsia="es-PE"/>
          </w:rPr>
          <w:t>batch</w:t>
        </w:r>
        <w:proofErr w:type="spellEnd"/>
        <w:r w:rsidRPr="00E60B2F">
          <w:rPr>
            <w:rFonts w:ascii="Times New Roman" w:eastAsia="Times New Roman" w:hAnsi="Times New Roman" w:cs="Times New Roman"/>
            <w:sz w:val="24"/>
            <w:szCs w:val="24"/>
            <w:lang w:eastAsia="es-PE"/>
          </w:rPr>
          <w:t xml:space="preserve"> para detener uno o varios procesos antes de conectarte a la red, en caso de tareas que causan conflictos a la conexión, por ejemplo:</w:t>
        </w:r>
      </w:ins>
    </w:p>
    <w:p w:rsidR="00E60B2F" w:rsidRPr="00E60B2F" w:rsidRDefault="00E60B2F" w:rsidP="00E60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75" w:author="Unknown"/>
          <w:rFonts w:ascii="Courier New" w:eastAsia="Times New Roman" w:hAnsi="Courier New" w:cs="Courier New"/>
          <w:sz w:val="20"/>
          <w:szCs w:val="20"/>
          <w:lang w:val="en-US" w:eastAsia="es-PE"/>
        </w:rPr>
      </w:pPr>
      <w:ins w:id="76" w:author="Unknown">
        <w:r w:rsidRPr="00E60B2F">
          <w:rPr>
            <w:rFonts w:ascii="Courier New" w:eastAsia="Times New Roman" w:hAnsi="Courier New" w:cs="Courier New"/>
            <w:sz w:val="20"/>
            <w:szCs w:val="20"/>
            <w:lang w:val="en-US" w:eastAsia="es-PE"/>
          </w:rPr>
          <w:t>@echo off</w:t>
        </w:r>
      </w:ins>
    </w:p>
    <w:p w:rsidR="00E60B2F" w:rsidRPr="00E60B2F" w:rsidRDefault="00E60B2F" w:rsidP="00E60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77" w:author="Unknown"/>
          <w:rFonts w:ascii="Courier New" w:eastAsia="Times New Roman" w:hAnsi="Courier New" w:cs="Courier New"/>
          <w:sz w:val="20"/>
          <w:szCs w:val="20"/>
          <w:lang w:val="en-US" w:eastAsia="es-PE"/>
        </w:rPr>
      </w:pPr>
    </w:p>
    <w:p w:rsidR="00E60B2F" w:rsidRPr="00E60B2F" w:rsidRDefault="00E60B2F" w:rsidP="00E60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78" w:author="Unknown"/>
          <w:rFonts w:ascii="Courier New" w:eastAsia="Times New Roman" w:hAnsi="Courier New" w:cs="Courier New"/>
          <w:sz w:val="20"/>
          <w:szCs w:val="20"/>
          <w:lang w:val="en-US" w:eastAsia="es-PE"/>
        </w:rPr>
      </w:pPr>
      <w:ins w:id="79" w:author="Unknown">
        <w:r w:rsidRPr="00E60B2F">
          <w:rPr>
            <w:rFonts w:ascii="Courier New" w:eastAsia="Times New Roman" w:hAnsi="Courier New" w:cs="Courier New"/>
            <w:sz w:val="20"/>
            <w:szCs w:val="20"/>
            <w:lang w:val="en-US" w:eastAsia="es-PE"/>
          </w:rPr>
          <w:t>TASKKILL /F /IM KMService.exe</w:t>
        </w:r>
      </w:ins>
    </w:p>
    <w:p w:rsidR="00E60B2F" w:rsidRPr="00E60B2F" w:rsidRDefault="00E60B2F" w:rsidP="00E60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80" w:author="Unknown"/>
          <w:rFonts w:ascii="Courier New" w:eastAsia="Times New Roman" w:hAnsi="Courier New" w:cs="Courier New"/>
          <w:sz w:val="20"/>
          <w:szCs w:val="20"/>
          <w:lang w:eastAsia="es-PE"/>
        </w:rPr>
      </w:pPr>
      <w:ins w:id="81" w:author="Unknown">
        <w:r w:rsidRPr="00E60B2F">
          <w:rPr>
            <w:rFonts w:ascii="Courier New" w:eastAsia="Times New Roman" w:hAnsi="Courier New" w:cs="Courier New"/>
            <w:sz w:val="20"/>
            <w:szCs w:val="20"/>
            <w:lang w:eastAsia="es-PE"/>
          </w:rPr>
          <w:t>TASKKILL /F /IM TUProgSt.exe</w:t>
        </w:r>
      </w:ins>
    </w:p>
    <w:p w:rsidR="00E60B2F" w:rsidRPr="00E60B2F" w:rsidRDefault="00E60B2F" w:rsidP="00E60B2F">
      <w:pPr>
        <w:spacing w:after="0" w:line="240" w:lineRule="auto"/>
        <w:rPr>
          <w:ins w:id="82" w:author="Unknown"/>
          <w:rFonts w:ascii="Times New Roman" w:eastAsia="Times New Roman" w:hAnsi="Times New Roman" w:cs="Times New Roman"/>
          <w:sz w:val="24"/>
          <w:szCs w:val="24"/>
          <w:lang w:eastAsia="es-PE"/>
        </w:rPr>
      </w:pPr>
      <w:ins w:id="83" w:author="Unknown">
        <w:r w:rsidRPr="00E60B2F">
          <w:rPr>
            <w:rFonts w:ascii="Times New Roman" w:eastAsia="Times New Roman" w:hAnsi="Times New Roman" w:cs="Times New Roman"/>
            <w:sz w:val="24"/>
            <w:szCs w:val="24"/>
            <w:lang w:eastAsia="es-PE"/>
          </w:rPr>
          <w:pict>
            <v:rect id="_x0000_i1033" style="width:0;height:1.5pt" o:hralign="center" o:hrstd="t" o:hr="t" fillcolor="#aca899" stroked="f"/>
          </w:pict>
        </w:r>
      </w:ins>
    </w:p>
    <w:p w:rsidR="00E60B2F" w:rsidRPr="00E60B2F" w:rsidRDefault="00E60B2F" w:rsidP="00E60B2F">
      <w:pPr>
        <w:spacing w:before="100" w:beforeAutospacing="1" w:after="100" w:afterAutospacing="1" w:line="240" w:lineRule="auto"/>
        <w:outlineLvl w:val="3"/>
        <w:rPr>
          <w:ins w:id="84" w:author="Unknown"/>
          <w:rFonts w:ascii="Times New Roman" w:eastAsia="Times New Roman" w:hAnsi="Times New Roman" w:cs="Times New Roman"/>
          <w:b/>
          <w:bCs/>
          <w:sz w:val="24"/>
          <w:szCs w:val="24"/>
          <w:lang w:eastAsia="es-PE"/>
        </w:rPr>
      </w:pPr>
      <w:ins w:id="85" w:author="Unknown">
        <w:r w:rsidRPr="00E60B2F">
          <w:rPr>
            <w:rFonts w:ascii="Times New Roman" w:eastAsia="Times New Roman" w:hAnsi="Times New Roman" w:cs="Times New Roman"/>
            <w:b/>
            <w:bCs/>
            <w:sz w:val="24"/>
            <w:szCs w:val="24"/>
            <w:lang w:eastAsia="es-PE"/>
          </w:rPr>
          <w:t>Uso sencillo de NETSTAT</w:t>
        </w:r>
      </w:ins>
    </w:p>
    <w:p w:rsidR="00E60B2F" w:rsidRPr="00E60B2F" w:rsidRDefault="00E60B2F" w:rsidP="00E60B2F">
      <w:pPr>
        <w:spacing w:after="0" w:line="240" w:lineRule="auto"/>
        <w:rPr>
          <w:ins w:id="86" w:author="Unknown"/>
          <w:rFonts w:ascii="Times New Roman" w:eastAsia="Times New Roman" w:hAnsi="Times New Roman" w:cs="Times New Roman"/>
          <w:sz w:val="24"/>
          <w:szCs w:val="24"/>
          <w:lang w:eastAsia="es-PE"/>
        </w:rPr>
      </w:pPr>
      <w:r>
        <w:rPr>
          <w:rFonts w:ascii="Times New Roman" w:eastAsia="Times New Roman" w:hAnsi="Times New Roman" w:cs="Times New Roman"/>
          <w:noProof/>
          <w:sz w:val="24"/>
          <w:szCs w:val="24"/>
          <w:lang w:eastAsia="es-PE"/>
        </w:rPr>
        <w:lastRenderedPageBreak/>
        <w:drawing>
          <wp:inline distT="0" distB="0" distL="0" distR="0">
            <wp:extent cx="6286500" cy="8172450"/>
            <wp:effectExtent l="0" t="0" r="0" b="0"/>
            <wp:docPr id="8" name="Imagen 8" descr="Como usar NETSTAT en Windows para ver las conexiones establec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omo usar NETSTAT en Windows para ver las conexiones establecida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86500" cy="8172450"/>
                    </a:xfrm>
                    <a:prstGeom prst="rect">
                      <a:avLst/>
                    </a:prstGeom>
                    <a:noFill/>
                    <a:ln>
                      <a:noFill/>
                    </a:ln>
                  </pic:spPr>
                </pic:pic>
              </a:graphicData>
            </a:graphic>
          </wp:inline>
        </w:drawing>
      </w:r>
      <w:ins w:id="87" w:author="Unknown">
        <w:r w:rsidRPr="00E60B2F">
          <w:rPr>
            <w:rFonts w:ascii="Times New Roman" w:eastAsia="Times New Roman" w:hAnsi="Times New Roman" w:cs="Times New Roman"/>
            <w:sz w:val="24"/>
            <w:szCs w:val="24"/>
            <w:lang w:eastAsia="es-PE"/>
          </w:rPr>
          <w:lastRenderedPageBreak/>
          <w:br/>
          <w:t xml:space="preserve">Carga la infografía completa: </w:t>
        </w:r>
        <w:r w:rsidRPr="00E60B2F">
          <w:rPr>
            <w:rFonts w:ascii="Times New Roman" w:eastAsia="Times New Roman" w:hAnsi="Times New Roman" w:cs="Times New Roman"/>
            <w:sz w:val="24"/>
            <w:szCs w:val="24"/>
            <w:lang w:eastAsia="es-PE"/>
          </w:rPr>
          <w:fldChar w:fldCharType="begin"/>
        </w:r>
        <w:r w:rsidRPr="00E60B2F">
          <w:rPr>
            <w:rFonts w:ascii="Times New Roman" w:eastAsia="Times New Roman" w:hAnsi="Times New Roman" w:cs="Times New Roman"/>
            <w:sz w:val="24"/>
            <w:szCs w:val="24"/>
            <w:lang w:eastAsia="es-PE"/>
          </w:rPr>
          <w:instrText xml:space="preserve"> HYPERLINK "http://norfipc.com/infografia/como-usar-netstat-conocer-conexiones-establecidas.html" </w:instrText>
        </w:r>
        <w:r w:rsidRPr="00E60B2F">
          <w:rPr>
            <w:rFonts w:ascii="Times New Roman" w:eastAsia="Times New Roman" w:hAnsi="Times New Roman" w:cs="Times New Roman"/>
            <w:sz w:val="24"/>
            <w:szCs w:val="24"/>
            <w:lang w:eastAsia="es-PE"/>
          </w:rPr>
          <w:fldChar w:fldCharType="separate"/>
        </w:r>
        <w:r w:rsidRPr="00E60B2F">
          <w:rPr>
            <w:rFonts w:ascii="Times New Roman" w:eastAsia="Times New Roman" w:hAnsi="Times New Roman" w:cs="Times New Roman"/>
            <w:color w:val="0000FF"/>
            <w:sz w:val="24"/>
            <w:szCs w:val="24"/>
            <w:u w:val="single"/>
            <w:lang w:eastAsia="es-PE"/>
          </w:rPr>
          <w:t>Como usar NETSTAT para conocer las conexiones establecidas en tu equipo</w:t>
        </w:r>
        <w:r w:rsidRPr="00E60B2F">
          <w:rPr>
            <w:rFonts w:ascii="Times New Roman" w:eastAsia="Times New Roman" w:hAnsi="Times New Roman" w:cs="Times New Roman"/>
            <w:sz w:val="24"/>
            <w:szCs w:val="24"/>
            <w:lang w:eastAsia="es-PE"/>
          </w:rPr>
          <w:fldChar w:fldCharType="end"/>
        </w:r>
      </w:ins>
    </w:p>
    <w:p w:rsidR="00E60B2F" w:rsidRPr="00E60B2F" w:rsidRDefault="00E60B2F" w:rsidP="00E60B2F">
      <w:pPr>
        <w:spacing w:after="0" w:line="240" w:lineRule="auto"/>
        <w:rPr>
          <w:ins w:id="88" w:author="Unknown"/>
          <w:rFonts w:ascii="Times New Roman" w:eastAsia="Times New Roman" w:hAnsi="Times New Roman" w:cs="Times New Roman"/>
          <w:sz w:val="24"/>
          <w:szCs w:val="24"/>
          <w:lang w:eastAsia="es-PE"/>
        </w:rPr>
      </w:pPr>
      <w:ins w:id="89" w:author="Unknown">
        <w:r w:rsidRPr="00E60B2F">
          <w:rPr>
            <w:rFonts w:ascii="Times New Roman" w:eastAsia="Times New Roman" w:hAnsi="Times New Roman" w:cs="Times New Roman"/>
            <w:sz w:val="24"/>
            <w:szCs w:val="24"/>
            <w:lang w:eastAsia="es-PE"/>
          </w:rPr>
          <w:pict>
            <v:rect id="_x0000_i1035" style="width:0;height:1.5pt" o:hralign="center" o:hrstd="t" o:hr="t" fillcolor="#aca899" stroked="f"/>
          </w:pict>
        </w:r>
      </w:ins>
    </w:p>
    <w:p w:rsidR="00E60B2F" w:rsidRPr="00E60B2F" w:rsidRDefault="00E60B2F" w:rsidP="00E60B2F">
      <w:pPr>
        <w:spacing w:before="100" w:beforeAutospacing="1" w:after="100" w:afterAutospacing="1" w:line="240" w:lineRule="auto"/>
        <w:outlineLvl w:val="3"/>
        <w:rPr>
          <w:ins w:id="90" w:author="Unknown"/>
          <w:rFonts w:ascii="Times New Roman" w:eastAsia="Times New Roman" w:hAnsi="Times New Roman" w:cs="Times New Roman"/>
          <w:b/>
          <w:bCs/>
          <w:sz w:val="24"/>
          <w:szCs w:val="24"/>
          <w:lang w:eastAsia="es-PE"/>
        </w:rPr>
      </w:pPr>
      <w:ins w:id="91" w:author="Unknown">
        <w:r w:rsidRPr="00E60B2F">
          <w:rPr>
            <w:rFonts w:ascii="Times New Roman" w:eastAsia="Times New Roman" w:hAnsi="Times New Roman" w:cs="Times New Roman"/>
            <w:b/>
            <w:bCs/>
            <w:sz w:val="24"/>
            <w:szCs w:val="24"/>
            <w:lang w:eastAsia="es-PE"/>
          </w:rPr>
          <w:t>Ejecutar NETSTAT online desde el navegador web</w:t>
        </w:r>
      </w:ins>
    </w:p>
    <w:p w:rsidR="00E60B2F" w:rsidRPr="00E60B2F" w:rsidRDefault="00E60B2F" w:rsidP="00E60B2F">
      <w:pPr>
        <w:spacing w:after="0" w:line="240" w:lineRule="auto"/>
        <w:rPr>
          <w:ins w:id="92" w:author="Unknown"/>
          <w:rFonts w:ascii="Times New Roman" w:eastAsia="Times New Roman" w:hAnsi="Times New Roman" w:cs="Times New Roman"/>
          <w:sz w:val="24"/>
          <w:szCs w:val="24"/>
          <w:lang w:eastAsia="es-PE"/>
        </w:rPr>
      </w:pPr>
      <w:ins w:id="93" w:author="Unknown">
        <w:r w:rsidRPr="00E60B2F">
          <w:rPr>
            <w:rFonts w:ascii="Times New Roman" w:eastAsia="Times New Roman" w:hAnsi="Times New Roman" w:cs="Times New Roman"/>
            <w:sz w:val="24"/>
            <w:szCs w:val="24"/>
            <w:lang w:eastAsia="es-PE"/>
          </w:rPr>
          <w:br/>
          <w:t>Para los que no disponen de mucho tiempo o no quieren complicarse con el uso de comandos, la siguiente es la opción más fácil, permite iniciar NETSTAT directamente desde esta página con el navegador web.</w:t>
        </w:r>
        <w:r w:rsidRPr="00E60B2F">
          <w:rPr>
            <w:rFonts w:ascii="Times New Roman" w:eastAsia="Times New Roman" w:hAnsi="Times New Roman" w:cs="Times New Roman"/>
            <w:sz w:val="24"/>
            <w:szCs w:val="24"/>
            <w:lang w:eastAsia="es-PE"/>
          </w:rPr>
          <w:br/>
          <w:t>Inicia directamente NETSTAT desde los siguientes vínculos para monitorear algunos parámetros de tu conexión de red. Solo funcionan si utilizas el navegador Internet Explorer.</w:t>
        </w:r>
        <w:r w:rsidRPr="00E60B2F">
          <w:rPr>
            <w:rFonts w:ascii="Times New Roman" w:eastAsia="Times New Roman" w:hAnsi="Times New Roman" w:cs="Times New Roman"/>
            <w:sz w:val="24"/>
            <w:szCs w:val="24"/>
            <w:lang w:eastAsia="es-PE"/>
          </w:rPr>
          <w:br/>
          <w:t>Se mostrará una ventana con la advertencia de seguridad: "¿Desea ejecutar o guardar este archivo?" Solo escoge: "Ejecutar".</w:t>
        </w:r>
      </w:ins>
    </w:p>
    <w:p w:rsidR="00E60B2F" w:rsidRPr="00E60B2F" w:rsidRDefault="00E60B2F" w:rsidP="00E60B2F">
      <w:pPr>
        <w:spacing w:line="240" w:lineRule="auto"/>
        <w:rPr>
          <w:ins w:id="94" w:author="Unknown"/>
          <w:rFonts w:ascii="Times New Roman" w:eastAsia="Times New Roman" w:hAnsi="Times New Roman" w:cs="Times New Roman"/>
          <w:b/>
          <w:bCs/>
          <w:color w:val="008000"/>
          <w:sz w:val="24"/>
          <w:szCs w:val="24"/>
          <w:lang w:eastAsia="es-PE"/>
        </w:rPr>
      </w:pPr>
      <w:ins w:id="95" w:author="Unknown">
        <w:r w:rsidRPr="00E60B2F">
          <w:rPr>
            <w:rFonts w:ascii="Times New Roman" w:eastAsia="Times New Roman" w:hAnsi="Times New Roman" w:cs="Times New Roman"/>
            <w:b/>
            <w:bCs/>
            <w:color w:val="008000"/>
            <w:sz w:val="24"/>
            <w:szCs w:val="24"/>
            <w:lang w:eastAsia="es-PE"/>
          </w:rPr>
          <w:fldChar w:fldCharType="begin"/>
        </w:r>
        <w:r w:rsidRPr="00E60B2F">
          <w:rPr>
            <w:rFonts w:ascii="Times New Roman" w:eastAsia="Times New Roman" w:hAnsi="Times New Roman" w:cs="Times New Roman"/>
            <w:b/>
            <w:bCs/>
            <w:color w:val="008000"/>
            <w:sz w:val="24"/>
            <w:szCs w:val="24"/>
            <w:lang w:eastAsia="es-PE"/>
          </w:rPr>
          <w:instrText xml:space="preserve"> HYPERLINK "http://norfipc.com/redes/netstat-conocer-ver-conexiones-activas.html" </w:instrText>
        </w:r>
        <w:r w:rsidRPr="00E60B2F">
          <w:rPr>
            <w:rFonts w:ascii="Times New Roman" w:eastAsia="Times New Roman" w:hAnsi="Times New Roman" w:cs="Times New Roman"/>
            <w:b/>
            <w:bCs/>
            <w:color w:val="008000"/>
            <w:sz w:val="24"/>
            <w:szCs w:val="24"/>
            <w:lang w:eastAsia="es-PE"/>
          </w:rPr>
          <w:fldChar w:fldCharType="separate"/>
        </w:r>
        <w:r w:rsidRPr="00E60B2F">
          <w:rPr>
            <w:rFonts w:ascii="Times New Roman" w:eastAsia="Times New Roman" w:hAnsi="Times New Roman" w:cs="Times New Roman"/>
            <w:b/>
            <w:bCs/>
            <w:color w:val="0000FF"/>
            <w:sz w:val="24"/>
            <w:szCs w:val="24"/>
            <w:u w:val="single"/>
            <w:lang w:eastAsia="es-PE"/>
          </w:rPr>
          <w:t>Verificar puertos que se encuentran a la escucha</w:t>
        </w:r>
        <w:r w:rsidRPr="00E60B2F">
          <w:rPr>
            <w:rFonts w:ascii="Times New Roman" w:eastAsia="Times New Roman" w:hAnsi="Times New Roman" w:cs="Times New Roman"/>
            <w:b/>
            <w:bCs/>
            <w:color w:val="008000"/>
            <w:sz w:val="24"/>
            <w:szCs w:val="24"/>
            <w:lang w:eastAsia="es-PE"/>
          </w:rPr>
          <w:fldChar w:fldCharType="end"/>
        </w:r>
      </w:ins>
    </w:p>
    <w:p w:rsidR="00E60B2F" w:rsidRPr="00E60B2F" w:rsidRDefault="00E60B2F" w:rsidP="00E60B2F">
      <w:pPr>
        <w:spacing w:line="240" w:lineRule="auto"/>
        <w:rPr>
          <w:ins w:id="96" w:author="Unknown"/>
          <w:rFonts w:ascii="Times New Roman" w:eastAsia="Times New Roman" w:hAnsi="Times New Roman" w:cs="Times New Roman"/>
          <w:b/>
          <w:bCs/>
          <w:color w:val="008000"/>
          <w:sz w:val="24"/>
          <w:szCs w:val="24"/>
          <w:lang w:eastAsia="es-PE"/>
        </w:rPr>
      </w:pPr>
      <w:ins w:id="97" w:author="Unknown">
        <w:r w:rsidRPr="00E60B2F">
          <w:rPr>
            <w:rFonts w:ascii="Times New Roman" w:eastAsia="Times New Roman" w:hAnsi="Times New Roman" w:cs="Times New Roman"/>
            <w:b/>
            <w:bCs/>
            <w:color w:val="008000"/>
            <w:sz w:val="24"/>
            <w:szCs w:val="24"/>
            <w:lang w:eastAsia="es-PE"/>
          </w:rPr>
          <w:fldChar w:fldCharType="begin"/>
        </w:r>
        <w:r w:rsidRPr="00E60B2F">
          <w:rPr>
            <w:rFonts w:ascii="Times New Roman" w:eastAsia="Times New Roman" w:hAnsi="Times New Roman" w:cs="Times New Roman"/>
            <w:b/>
            <w:bCs/>
            <w:color w:val="008000"/>
            <w:sz w:val="24"/>
            <w:szCs w:val="24"/>
            <w:lang w:eastAsia="es-PE"/>
          </w:rPr>
          <w:instrText xml:space="preserve"> HYPERLINK "http://norfipc.com/redes/netstat-conocer-ver-conexiones-activas.html" </w:instrText>
        </w:r>
        <w:r w:rsidRPr="00E60B2F">
          <w:rPr>
            <w:rFonts w:ascii="Times New Roman" w:eastAsia="Times New Roman" w:hAnsi="Times New Roman" w:cs="Times New Roman"/>
            <w:b/>
            <w:bCs/>
            <w:color w:val="008000"/>
            <w:sz w:val="24"/>
            <w:szCs w:val="24"/>
            <w:lang w:eastAsia="es-PE"/>
          </w:rPr>
          <w:fldChar w:fldCharType="separate"/>
        </w:r>
        <w:r w:rsidRPr="00E60B2F">
          <w:rPr>
            <w:rFonts w:ascii="Times New Roman" w:eastAsia="Times New Roman" w:hAnsi="Times New Roman" w:cs="Times New Roman"/>
            <w:b/>
            <w:bCs/>
            <w:color w:val="0000FF"/>
            <w:sz w:val="24"/>
            <w:szCs w:val="24"/>
            <w:u w:val="single"/>
            <w:lang w:eastAsia="es-PE"/>
          </w:rPr>
          <w:t>Verificar conexiones actualmente establecidas</w:t>
        </w:r>
        <w:r w:rsidRPr="00E60B2F">
          <w:rPr>
            <w:rFonts w:ascii="Times New Roman" w:eastAsia="Times New Roman" w:hAnsi="Times New Roman" w:cs="Times New Roman"/>
            <w:b/>
            <w:bCs/>
            <w:color w:val="008000"/>
            <w:sz w:val="24"/>
            <w:szCs w:val="24"/>
            <w:lang w:eastAsia="es-PE"/>
          </w:rPr>
          <w:fldChar w:fldCharType="end"/>
        </w:r>
      </w:ins>
    </w:p>
    <w:p w:rsidR="00E60B2F" w:rsidRPr="00E60B2F" w:rsidRDefault="00E60B2F" w:rsidP="00E60B2F">
      <w:pPr>
        <w:spacing w:after="0" w:line="240" w:lineRule="auto"/>
        <w:rPr>
          <w:ins w:id="98" w:author="Unknown"/>
          <w:rFonts w:ascii="Times New Roman" w:eastAsia="Times New Roman" w:hAnsi="Times New Roman" w:cs="Times New Roman"/>
          <w:sz w:val="24"/>
          <w:szCs w:val="24"/>
          <w:lang w:eastAsia="es-PE"/>
        </w:rPr>
      </w:pPr>
      <w:ins w:id="99" w:author="Unknown">
        <w:r w:rsidRPr="00E60B2F">
          <w:rPr>
            <w:rFonts w:ascii="Times New Roman" w:eastAsia="Times New Roman" w:hAnsi="Times New Roman" w:cs="Times New Roman"/>
            <w:sz w:val="24"/>
            <w:szCs w:val="24"/>
            <w:lang w:eastAsia="es-PE"/>
          </w:rPr>
          <w:pict>
            <v:rect id="_x0000_i1036" style="width:0;height:1.5pt" o:hralign="center" o:hrstd="t" o:hr="t" fillcolor="#aca899" stroked="f"/>
          </w:pict>
        </w:r>
      </w:ins>
    </w:p>
    <w:p w:rsidR="00E60B2F" w:rsidRPr="00E60B2F" w:rsidRDefault="00E60B2F" w:rsidP="00E60B2F">
      <w:pPr>
        <w:spacing w:before="100" w:beforeAutospacing="1" w:after="100" w:afterAutospacing="1" w:line="240" w:lineRule="auto"/>
        <w:outlineLvl w:val="2"/>
        <w:rPr>
          <w:ins w:id="100" w:author="Unknown"/>
          <w:rFonts w:ascii="Times New Roman" w:eastAsia="Times New Roman" w:hAnsi="Times New Roman" w:cs="Times New Roman"/>
          <w:b/>
          <w:bCs/>
          <w:sz w:val="27"/>
          <w:szCs w:val="27"/>
          <w:lang w:eastAsia="es-PE"/>
        </w:rPr>
      </w:pPr>
      <w:ins w:id="101" w:author="Unknown">
        <w:r w:rsidRPr="00E60B2F">
          <w:rPr>
            <w:rFonts w:ascii="Times New Roman" w:eastAsia="Times New Roman" w:hAnsi="Times New Roman" w:cs="Times New Roman"/>
            <w:b/>
            <w:bCs/>
            <w:sz w:val="27"/>
            <w:szCs w:val="27"/>
            <w:lang w:eastAsia="es-PE"/>
          </w:rPr>
          <w:t xml:space="preserve">Descargas de archivos </w:t>
        </w:r>
        <w:proofErr w:type="spellStart"/>
        <w:r w:rsidRPr="00E60B2F">
          <w:rPr>
            <w:rFonts w:ascii="Times New Roman" w:eastAsia="Times New Roman" w:hAnsi="Times New Roman" w:cs="Times New Roman"/>
            <w:b/>
            <w:bCs/>
            <w:sz w:val="27"/>
            <w:szCs w:val="27"/>
            <w:lang w:eastAsia="es-PE"/>
          </w:rPr>
          <w:t>batch</w:t>
        </w:r>
        <w:proofErr w:type="spellEnd"/>
        <w:r w:rsidRPr="00E60B2F">
          <w:rPr>
            <w:rFonts w:ascii="Times New Roman" w:eastAsia="Times New Roman" w:hAnsi="Times New Roman" w:cs="Times New Roman"/>
            <w:b/>
            <w:bCs/>
            <w:sz w:val="27"/>
            <w:szCs w:val="27"/>
            <w:lang w:eastAsia="es-PE"/>
          </w:rPr>
          <w:t xml:space="preserve"> para utilizar NETSTAT en el equipo local</w:t>
        </w:r>
      </w:ins>
    </w:p>
    <w:p w:rsidR="00E60B2F" w:rsidRPr="00E60B2F" w:rsidRDefault="00E60B2F" w:rsidP="00E60B2F">
      <w:pPr>
        <w:spacing w:after="240" w:line="240" w:lineRule="auto"/>
        <w:rPr>
          <w:ins w:id="102" w:author="Unknown"/>
          <w:rFonts w:ascii="Times New Roman" w:eastAsia="Times New Roman" w:hAnsi="Times New Roman" w:cs="Times New Roman"/>
          <w:sz w:val="24"/>
          <w:szCs w:val="24"/>
          <w:lang w:eastAsia="es-PE"/>
        </w:rPr>
      </w:pPr>
      <w:ins w:id="103" w:author="Unknown">
        <w:r w:rsidRPr="00E60B2F">
          <w:rPr>
            <w:rFonts w:ascii="Times New Roman" w:eastAsia="Times New Roman" w:hAnsi="Times New Roman" w:cs="Times New Roman"/>
            <w:sz w:val="24"/>
            <w:szCs w:val="24"/>
            <w:lang w:eastAsia="es-PE"/>
          </w:rPr>
          <w:br/>
          <w:t xml:space="preserve">Si quieres usar y aprovechar todas las funciones que ofrece NETSTAT de una manera sencilla, puedes descargar para eso los siguientes archivos </w:t>
        </w:r>
        <w:proofErr w:type="spellStart"/>
        <w:r w:rsidRPr="00E60B2F">
          <w:rPr>
            <w:rFonts w:ascii="Times New Roman" w:eastAsia="Times New Roman" w:hAnsi="Times New Roman" w:cs="Times New Roman"/>
            <w:sz w:val="24"/>
            <w:szCs w:val="24"/>
            <w:lang w:eastAsia="es-PE"/>
          </w:rPr>
          <w:t>batch</w:t>
        </w:r>
        <w:proofErr w:type="spellEnd"/>
        <w:r w:rsidRPr="00E60B2F">
          <w:rPr>
            <w:rFonts w:ascii="Times New Roman" w:eastAsia="Times New Roman" w:hAnsi="Times New Roman" w:cs="Times New Roman"/>
            <w:sz w:val="24"/>
            <w:szCs w:val="24"/>
            <w:lang w:eastAsia="es-PE"/>
          </w:rPr>
          <w:t xml:space="preserve"> que facilitan esta tarea, descárgalos a tu equipo, descomprímelos y después ejecútalos:</w:t>
        </w:r>
        <w:r w:rsidRPr="00E60B2F">
          <w:rPr>
            <w:rFonts w:ascii="Times New Roman" w:eastAsia="Times New Roman" w:hAnsi="Times New Roman" w:cs="Times New Roman"/>
            <w:sz w:val="24"/>
            <w:szCs w:val="24"/>
            <w:lang w:eastAsia="es-PE"/>
          </w:rPr>
          <w:br/>
        </w:r>
        <w:r w:rsidRPr="00E60B2F">
          <w:rPr>
            <w:rFonts w:ascii="Times New Roman" w:eastAsia="Times New Roman" w:hAnsi="Times New Roman" w:cs="Times New Roman"/>
            <w:sz w:val="24"/>
            <w:szCs w:val="24"/>
            <w:lang w:eastAsia="es-PE"/>
          </w:rPr>
          <w:br/>
        </w:r>
        <w:r w:rsidRPr="00E60B2F">
          <w:rPr>
            <w:rFonts w:ascii="Times New Roman" w:eastAsia="Times New Roman" w:hAnsi="Times New Roman" w:cs="Times New Roman"/>
            <w:sz w:val="24"/>
            <w:szCs w:val="24"/>
            <w:lang w:eastAsia="es-PE"/>
          </w:rPr>
          <w:fldChar w:fldCharType="begin"/>
        </w:r>
        <w:r w:rsidRPr="00E60B2F">
          <w:rPr>
            <w:rFonts w:ascii="Times New Roman" w:eastAsia="Times New Roman" w:hAnsi="Times New Roman" w:cs="Times New Roman"/>
            <w:sz w:val="24"/>
            <w:szCs w:val="24"/>
            <w:lang w:eastAsia="es-PE"/>
          </w:rPr>
          <w:instrText xml:space="preserve"> HYPERLINK "http://norfipc.com/ftp/cmd/n-puertos-escucha.zip" </w:instrText>
        </w:r>
        <w:r w:rsidRPr="00E60B2F">
          <w:rPr>
            <w:rFonts w:ascii="Times New Roman" w:eastAsia="Times New Roman" w:hAnsi="Times New Roman" w:cs="Times New Roman"/>
            <w:sz w:val="24"/>
            <w:szCs w:val="24"/>
            <w:lang w:eastAsia="es-PE"/>
          </w:rPr>
          <w:fldChar w:fldCharType="separate"/>
        </w:r>
      </w:ins>
      <w:r>
        <w:rPr>
          <w:rFonts w:ascii="Times New Roman" w:eastAsia="Times New Roman" w:hAnsi="Times New Roman" w:cs="Times New Roman"/>
          <w:noProof/>
          <w:color w:val="0000FF"/>
          <w:sz w:val="24"/>
          <w:szCs w:val="24"/>
          <w:lang w:eastAsia="es-PE"/>
        </w:rPr>
        <w:drawing>
          <wp:inline distT="0" distB="0" distL="0" distR="0">
            <wp:extent cx="457200" cy="457200"/>
            <wp:effectExtent l="0" t="0" r="0" b="0"/>
            <wp:docPr id="7" name="Imagen 7" descr="Batch para ver los puertos en escucha">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atch para ver los puertos en escucha">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ins w:id="104" w:author="Unknown">
        <w:r w:rsidRPr="00E60B2F">
          <w:rPr>
            <w:rFonts w:ascii="Times New Roman" w:eastAsia="Times New Roman" w:hAnsi="Times New Roman" w:cs="Times New Roman"/>
            <w:color w:val="0000FF"/>
            <w:sz w:val="24"/>
            <w:szCs w:val="24"/>
            <w:u w:val="single"/>
            <w:lang w:eastAsia="es-PE"/>
          </w:rPr>
          <w:t>Ver los puertos que están a la escucha</w:t>
        </w:r>
        <w:r w:rsidRPr="00E60B2F">
          <w:rPr>
            <w:rFonts w:ascii="Times New Roman" w:eastAsia="Times New Roman" w:hAnsi="Times New Roman" w:cs="Times New Roman"/>
            <w:sz w:val="24"/>
            <w:szCs w:val="24"/>
            <w:lang w:eastAsia="es-PE"/>
          </w:rPr>
          <w:fldChar w:fldCharType="end"/>
        </w:r>
        <w:r w:rsidRPr="00E60B2F">
          <w:rPr>
            <w:rFonts w:ascii="Times New Roman" w:eastAsia="Times New Roman" w:hAnsi="Times New Roman" w:cs="Times New Roman"/>
            <w:sz w:val="24"/>
            <w:szCs w:val="24"/>
            <w:lang w:eastAsia="es-PE"/>
          </w:rPr>
          <w:br/>
          <w:t xml:space="preserve">Archivo </w:t>
        </w:r>
        <w:proofErr w:type="spellStart"/>
        <w:r w:rsidRPr="00E60B2F">
          <w:rPr>
            <w:rFonts w:ascii="Times New Roman" w:eastAsia="Times New Roman" w:hAnsi="Times New Roman" w:cs="Times New Roman"/>
            <w:sz w:val="24"/>
            <w:szCs w:val="24"/>
            <w:lang w:eastAsia="es-PE"/>
          </w:rPr>
          <w:t>batch</w:t>
        </w:r>
        <w:proofErr w:type="spellEnd"/>
        <w:r w:rsidRPr="00E60B2F">
          <w:rPr>
            <w:rFonts w:ascii="Times New Roman" w:eastAsia="Times New Roman" w:hAnsi="Times New Roman" w:cs="Times New Roman"/>
            <w:sz w:val="24"/>
            <w:szCs w:val="24"/>
            <w:lang w:eastAsia="es-PE"/>
          </w:rPr>
          <w:t xml:space="preserve"> que muestra los puertos que se encuentran en este momento abiertos y a la escucha en espera de alguna conexión. </w:t>
        </w:r>
        <w:r w:rsidRPr="00E60B2F">
          <w:rPr>
            <w:rFonts w:ascii="Times New Roman" w:eastAsia="Times New Roman" w:hAnsi="Times New Roman" w:cs="Times New Roman"/>
            <w:sz w:val="24"/>
            <w:szCs w:val="24"/>
            <w:lang w:eastAsia="es-PE"/>
          </w:rPr>
          <w:br/>
        </w:r>
        <w:r w:rsidRPr="00E60B2F">
          <w:rPr>
            <w:rFonts w:ascii="Times New Roman" w:eastAsia="Times New Roman" w:hAnsi="Times New Roman" w:cs="Times New Roman"/>
            <w:sz w:val="24"/>
            <w:szCs w:val="24"/>
            <w:lang w:eastAsia="es-PE"/>
          </w:rPr>
          <w:br/>
        </w:r>
        <w:r w:rsidRPr="00E60B2F">
          <w:rPr>
            <w:rFonts w:ascii="Times New Roman" w:eastAsia="Times New Roman" w:hAnsi="Times New Roman" w:cs="Times New Roman"/>
            <w:sz w:val="24"/>
            <w:szCs w:val="24"/>
            <w:lang w:eastAsia="es-PE"/>
          </w:rPr>
          <w:fldChar w:fldCharType="begin"/>
        </w:r>
        <w:r w:rsidRPr="00E60B2F">
          <w:rPr>
            <w:rFonts w:ascii="Times New Roman" w:eastAsia="Times New Roman" w:hAnsi="Times New Roman" w:cs="Times New Roman"/>
            <w:sz w:val="24"/>
            <w:szCs w:val="24"/>
            <w:lang w:eastAsia="es-PE"/>
          </w:rPr>
          <w:instrText xml:space="preserve"> HYPERLINK "http://norfipc.com/ftp/cmd/n-conexiones-establecidas.zip" </w:instrText>
        </w:r>
        <w:r w:rsidRPr="00E60B2F">
          <w:rPr>
            <w:rFonts w:ascii="Times New Roman" w:eastAsia="Times New Roman" w:hAnsi="Times New Roman" w:cs="Times New Roman"/>
            <w:sz w:val="24"/>
            <w:szCs w:val="24"/>
            <w:lang w:eastAsia="es-PE"/>
          </w:rPr>
          <w:fldChar w:fldCharType="separate"/>
        </w:r>
      </w:ins>
      <w:r>
        <w:rPr>
          <w:rFonts w:ascii="Times New Roman" w:eastAsia="Times New Roman" w:hAnsi="Times New Roman" w:cs="Times New Roman"/>
          <w:noProof/>
          <w:color w:val="0000FF"/>
          <w:sz w:val="24"/>
          <w:szCs w:val="24"/>
          <w:lang w:eastAsia="es-PE"/>
        </w:rPr>
        <w:drawing>
          <wp:inline distT="0" distB="0" distL="0" distR="0">
            <wp:extent cx="457200" cy="457200"/>
            <wp:effectExtent l="0" t="0" r="0" b="0"/>
            <wp:docPr id="6" name="Imagen 6" descr="Batch para ver las conexiones establecidas">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atch para ver las conexiones establecidas">
                      <a:hlinkClick r:id="rId17"/>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ins w:id="105" w:author="Unknown">
        <w:r w:rsidRPr="00E60B2F">
          <w:rPr>
            <w:rFonts w:ascii="Times New Roman" w:eastAsia="Times New Roman" w:hAnsi="Times New Roman" w:cs="Times New Roman"/>
            <w:color w:val="0000FF"/>
            <w:sz w:val="24"/>
            <w:szCs w:val="24"/>
            <w:u w:val="single"/>
            <w:lang w:eastAsia="es-PE"/>
          </w:rPr>
          <w:t>Ver las conexiones activas establecidas.</w:t>
        </w:r>
        <w:r w:rsidRPr="00E60B2F">
          <w:rPr>
            <w:rFonts w:ascii="Times New Roman" w:eastAsia="Times New Roman" w:hAnsi="Times New Roman" w:cs="Times New Roman"/>
            <w:sz w:val="24"/>
            <w:szCs w:val="24"/>
            <w:lang w:eastAsia="es-PE"/>
          </w:rPr>
          <w:fldChar w:fldCharType="end"/>
        </w:r>
        <w:r w:rsidRPr="00E60B2F">
          <w:rPr>
            <w:rFonts w:ascii="Times New Roman" w:eastAsia="Times New Roman" w:hAnsi="Times New Roman" w:cs="Times New Roman"/>
            <w:sz w:val="24"/>
            <w:szCs w:val="24"/>
            <w:lang w:eastAsia="es-PE"/>
          </w:rPr>
          <w:br/>
          <w:t>Muestra todas las conexiones establecidas, los puertos, los PID (identificadores de procesos) y las direcciones IP de origen de cada conexión. El programa refresca los datos cada 5 segundos aproximadamente.</w:t>
        </w:r>
        <w:r w:rsidRPr="00E60B2F">
          <w:rPr>
            <w:rFonts w:ascii="Times New Roman" w:eastAsia="Times New Roman" w:hAnsi="Times New Roman" w:cs="Times New Roman"/>
            <w:sz w:val="24"/>
            <w:szCs w:val="24"/>
            <w:lang w:eastAsia="es-PE"/>
          </w:rPr>
          <w:br/>
        </w:r>
        <w:r w:rsidRPr="00E60B2F">
          <w:rPr>
            <w:rFonts w:ascii="Times New Roman" w:eastAsia="Times New Roman" w:hAnsi="Times New Roman" w:cs="Times New Roman"/>
            <w:sz w:val="24"/>
            <w:szCs w:val="24"/>
            <w:lang w:eastAsia="es-PE"/>
          </w:rPr>
          <w:br/>
        </w:r>
        <w:r w:rsidRPr="00E60B2F">
          <w:rPr>
            <w:rFonts w:ascii="Times New Roman" w:eastAsia="Times New Roman" w:hAnsi="Times New Roman" w:cs="Times New Roman"/>
            <w:sz w:val="24"/>
            <w:szCs w:val="24"/>
            <w:lang w:eastAsia="es-PE"/>
          </w:rPr>
          <w:fldChar w:fldCharType="begin"/>
        </w:r>
        <w:r w:rsidRPr="00E60B2F">
          <w:rPr>
            <w:rFonts w:ascii="Times New Roman" w:eastAsia="Times New Roman" w:hAnsi="Times New Roman" w:cs="Times New Roman"/>
            <w:sz w:val="24"/>
            <w:szCs w:val="24"/>
            <w:lang w:eastAsia="es-PE"/>
          </w:rPr>
          <w:instrText xml:space="preserve"> HYPERLINK "http://norfipc.com/ftp/cmd/n-conexiones-establecidas-informe.zip" </w:instrText>
        </w:r>
        <w:r w:rsidRPr="00E60B2F">
          <w:rPr>
            <w:rFonts w:ascii="Times New Roman" w:eastAsia="Times New Roman" w:hAnsi="Times New Roman" w:cs="Times New Roman"/>
            <w:sz w:val="24"/>
            <w:szCs w:val="24"/>
            <w:lang w:eastAsia="es-PE"/>
          </w:rPr>
          <w:fldChar w:fldCharType="separate"/>
        </w:r>
      </w:ins>
      <w:r>
        <w:rPr>
          <w:rFonts w:ascii="Times New Roman" w:eastAsia="Times New Roman" w:hAnsi="Times New Roman" w:cs="Times New Roman"/>
          <w:noProof/>
          <w:color w:val="0000FF"/>
          <w:sz w:val="24"/>
          <w:szCs w:val="24"/>
          <w:lang w:eastAsia="es-PE"/>
        </w:rPr>
        <w:drawing>
          <wp:inline distT="0" distB="0" distL="0" distR="0">
            <wp:extent cx="457200" cy="457200"/>
            <wp:effectExtent l="0" t="0" r="0" b="0"/>
            <wp:docPr id="5" name="Imagen 5" descr="Batch para crear un informe de las conexiones establecida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atch para crear un informe de las conexiones establecidas">
                      <a:hlinkClick r:id="rId18"/>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ins w:id="106" w:author="Unknown">
        <w:r w:rsidRPr="00E60B2F">
          <w:rPr>
            <w:rFonts w:ascii="Times New Roman" w:eastAsia="Times New Roman" w:hAnsi="Times New Roman" w:cs="Times New Roman"/>
            <w:color w:val="0000FF"/>
            <w:sz w:val="24"/>
            <w:szCs w:val="24"/>
            <w:u w:val="single"/>
            <w:lang w:eastAsia="es-PE"/>
          </w:rPr>
          <w:t>Crear un informe de las conexiones activas establecidas.</w:t>
        </w:r>
        <w:r w:rsidRPr="00E60B2F">
          <w:rPr>
            <w:rFonts w:ascii="Times New Roman" w:eastAsia="Times New Roman" w:hAnsi="Times New Roman" w:cs="Times New Roman"/>
            <w:sz w:val="24"/>
            <w:szCs w:val="24"/>
            <w:lang w:eastAsia="es-PE"/>
          </w:rPr>
          <w:fldChar w:fldCharType="end"/>
        </w:r>
        <w:r w:rsidRPr="00E60B2F">
          <w:rPr>
            <w:rFonts w:ascii="Times New Roman" w:eastAsia="Times New Roman" w:hAnsi="Times New Roman" w:cs="Times New Roman"/>
            <w:sz w:val="24"/>
            <w:szCs w:val="24"/>
            <w:lang w:eastAsia="es-PE"/>
          </w:rPr>
          <w:br/>
          <w:t xml:space="preserve">Los mismos datos que muestra el </w:t>
        </w:r>
        <w:proofErr w:type="spellStart"/>
        <w:r w:rsidRPr="00E60B2F">
          <w:rPr>
            <w:rFonts w:ascii="Times New Roman" w:eastAsia="Times New Roman" w:hAnsi="Times New Roman" w:cs="Times New Roman"/>
            <w:sz w:val="24"/>
            <w:szCs w:val="24"/>
            <w:lang w:eastAsia="es-PE"/>
          </w:rPr>
          <w:t>batch</w:t>
        </w:r>
        <w:proofErr w:type="spellEnd"/>
        <w:r w:rsidRPr="00E60B2F">
          <w:rPr>
            <w:rFonts w:ascii="Times New Roman" w:eastAsia="Times New Roman" w:hAnsi="Times New Roman" w:cs="Times New Roman"/>
            <w:sz w:val="24"/>
            <w:szCs w:val="24"/>
            <w:lang w:eastAsia="es-PE"/>
          </w:rPr>
          <w:t xml:space="preserve"> anterior, quedan registrados en un archivo de texto que puedes revisar posteriormente. El archivo es creado en la misma carpeta donde se ejecuta el script. </w:t>
        </w:r>
        <w:r w:rsidRPr="00E60B2F">
          <w:rPr>
            <w:rFonts w:ascii="Times New Roman" w:eastAsia="Times New Roman" w:hAnsi="Times New Roman" w:cs="Times New Roman"/>
            <w:sz w:val="24"/>
            <w:szCs w:val="24"/>
            <w:lang w:eastAsia="es-PE"/>
          </w:rPr>
          <w:br/>
        </w:r>
        <w:r w:rsidRPr="00E60B2F">
          <w:rPr>
            <w:rFonts w:ascii="Times New Roman" w:eastAsia="Times New Roman" w:hAnsi="Times New Roman" w:cs="Times New Roman"/>
            <w:sz w:val="24"/>
            <w:szCs w:val="24"/>
            <w:lang w:eastAsia="es-PE"/>
          </w:rPr>
          <w:br/>
        </w:r>
        <w:r w:rsidRPr="00E60B2F">
          <w:rPr>
            <w:rFonts w:ascii="Times New Roman" w:eastAsia="Times New Roman" w:hAnsi="Times New Roman" w:cs="Times New Roman"/>
            <w:sz w:val="24"/>
            <w:szCs w:val="24"/>
            <w:lang w:eastAsia="es-PE"/>
          </w:rPr>
          <w:lastRenderedPageBreak/>
          <w:fldChar w:fldCharType="begin"/>
        </w:r>
        <w:r w:rsidRPr="00E60B2F">
          <w:rPr>
            <w:rFonts w:ascii="Times New Roman" w:eastAsia="Times New Roman" w:hAnsi="Times New Roman" w:cs="Times New Roman"/>
            <w:sz w:val="24"/>
            <w:szCs w:val="24"/>
            <w:lang w:eastAsia="es-PE"/>
          </w:rPr>
          <w:instrText xml:space="preserve"> HYPERLINK "http://norfipc.com/ftp/cmd/n-aplicaciones-conexion.zip" </w:instrText>
        </w:r>
        <w:r w:rsidRPr="00E60B2F">
          <w:rPr>
            <w:rFonts w:ascii="Times New Roman" w:eastAsia="Times New Roman" w:hAnsi="Times New Roman" w:cs="Times New Roman"/>
            <w:sz w:val="24"/>
            <w:szCs w:val="24"/>
            <w:lang w:eastAsia="es-PE"/>
          </w:rPr>
          <w:fldChar w:fldCharType="separate"/>
        </w:r>
      </w:ins>
      <w:r>
        <w:rPr>
          <w:rFonts w:ascii="Times New Roman" w:eastAsia="Times New Roman" w:hAnsi="Times New Roman" w:cs="Times New Roman"/>
          <w:noProof/>
          <w:color w:val="0000FF"/>
          <w:sz w:val="24"/>
          <w:szCs w:val="24"/>
          <w:lang w:eastAsia="es-PE"/>
        </w:rPr>
        <w:drawing>
          <wp:inline distT="0" distB="0" distL="0" distR="0">
            <wp:extent cx="457200" cy="457200"/>
            <wp:effectExtent l="0" t="0" r="0" b="0"/>
            <wp:docPr id="4" name="Imagen 4" descr="Batch para mostrar los programas o aplicaciones que establecen contacto con el exterior">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atch para mostrar los programas o aplicaciones que establecen contacto con el exterior">
                      <a:hlinkClick r:id="rId19"/>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ins w:id="107" w:author="Unknown">
        <w:r w:rsidRPr="00E60B2F">
          <w:rPr>
            <w:rFonts w:ascii="Times New Roman" w:eastAsia="Times New Roman" w:hAnsi="Times New Roman" w:cs="Times New Roman"/>
            <w:color w:val="0000FF"/>
            <w:sz w:val="24"/>
            <w:szCs w:val="24"/>
            <w:u w:val="single"/>
            <w:lang w:eastAsia="es-PE"/>
          </w:rPr>
          <w:t>Mostrar los programas o aplicaciones que establecen contacto con el exterior.</w:t>
        </w:r>
        <w:r w:rsidRPr="00E60B2F">
          <w:rPr>
            <w:rFonts w:ascii="Times New Roman" w:eastAsia="Times New Roman" w:hAnsi="Times New Roman" w:cs="Times New Roman"/>
            <w:sz w:val="24"/>
            <w:szCs w:val="24"/>
            <w:lang w:eastAsia="es-PE"/>
          </w:rPr>
          <w:fldChar w:fldCharType="end"/>
        </w:r>
        <w:r w:rsidRPr="00E60B2F">
          <w:rPr>
            <w:rFonts w:ascii="Times New Roman" w:eastAsia="Times New Roman" w:hAnsi="Times New Roman" w:cs="Times New Roman"/>
            <w:sz w:val="24"/>
            <w:szCs w:val="24"/>
            <w:lang w:eastAsia="es-PE"/>
          </w:rPr>
          <w:br/>
          <w:t xml:space="preserve">Este archivo </w:t>
        </w:r>
        <w:proofErr w:type="spellStart"/>
        <w:r w:rsidRPr="00E60B2F">
          <w:rPr>
            <w:rFonts w:ascii="Times New Roman" w:eastAsia="Times New Roman" w:hAnsi="Times New Roman" w:cs="Times New Roman"/>
            <w:sz w:val="24"/>
            <w:szCs w:val="24"/>
            <w:lang w:eastAsia="es-PE"/>
          </w:rPr>
          <w:t>batch</w:t>
        </w:r>
        <w:proofErr w:type="spellEnd"/>
        <w:r w:rsidRPr="00E60B2F">
          <w:rPr>
            <w:rFonts w:ascii="Times New Roman" w:eastAsia="Times New Roman" w:hAnsi="Times New Roman" w:cs="Times New Roman"/>
            <w:sz w:val="24"/>
            <w:szCs w:val="24"/>
            <w:lang w:eastAsia="es-PE"/>
          </w:rPr>
          <w:t xml:space="preserve"> muestra si alguna aplicación o programa en la PC se conecta a algún servidor remoto y establece contacto. Si es así se muestra el nombre de esta aplicación, su PID y la dirección IP a la que accede. El programa refresca los datos cada 5 segundos aproximadamente.</w:t>
        </w:r>
        <w:r w:rsidRPr="00E60B2F">
          <w:rPr>
            <w:rFonts w:ascii="Times New Roman" w:eastAsia="Times New Roman" w:hAnsi="Times New Roman" w:cs="Times New Roman"/>
            <w:sz w:val="24"/>
            <w:szCs w:val="24"/>
            <w:lang w:eastAsia="es-PE"/>
          </w:rPr>
          <w:br/>
        </w:r>
        <w:r w:rsidRPr="00E60B2F">
          <w:rPr>
            <w:rFonts w:ascii="Times New Roman" w:eastAsia="Times New Roman" w:hAnsi="Times New Roman" w:cs="Times New Roman"/>
            <w:sz w:val="24"/>
            <w:szCs w:val="24"/>
            <w:lang w:eastAsia="es-PE"/>
          </w:rPr>
          <w:br/>
        </w:r>
        <w:r w:rsidRPr="00E60B2F">
          <w:rPr>
            <w:rFonts w:ascii="Times New Roman" w:eastAsia="Times New Roman" w:hAnsi="Times New Roman" w:cs="Times New Roman"/>
            <w:sz w:val="24"/>
            <w:szCs w:val="24"/>
            <w:lang w:eastAsia="es-PE"/>
          </w:rPr>
          <w:fldChar w:fldCharType="begin"/>
        </w:r>
        <w:r w:rsidRPr="00E60B2F">
          <w:rPr>
            <w:rFonts w:ascii="Times New Roman" w:eastAsia="Times New Roman" w:hAnsi="Times New Roman" w:cs="Times New Roman"/>
            <w:sz w:val="24"/>
            <w:szCs w:val="24"/>
            <w:lang w:eastAsia="es-PE"/>
          </w:rPr>
          <w:instrText xml:space="preserve"> HYPERLINK "http://norfipc.com/ftp/cmd/n-aplicaciones-conexion-informe.zip" </w:instrText>
        </w:r>
        <w:r w:rsidRPr="00E60B2F">
          <w:rPr>
            <w:rFonts w:ascii="Times New Roman" w:eastAsia="Times New Roman" w:hAnsi="Times New Roman" w:cs="Times New Roman"/>
            <w:sz w:val="24"/>
            <w:szCs w:val="24"/>
            <w:lang w:eastAsia="es-PE"/>
          </w:rPr>
          <w:fldChar w:fldCharType="separate"/>
        </w:r>
      </w:ins>
      <w:r>
        <w:rPr>
          <w:rFonts w:ascii="Times New Roman" w:eastAsia="Times New Roman" w:hAnsi="Times New Roman" w:cs="Times New Roman"/>
          <w:noProof/>
          <w:color w:val="0000FF"/>
          <w:sz w:val="24"/>
          <w:szCs w:val="24"/>
          <w:lang w:eastAsia="es-PE"/>
        </w:rPr>
        <w:drawing>
          <wp:inline distT="0" distB="0" distL="0" distR="0">
            <wp:extent cx="457200" cy="457200"/>
            <wp:effectExtent l="0" t="0" r="0" b="0"/>
            <wp:docPr id="3" name="Imagen 3" descr="Generar informe de los programas o aplicaciones que establecen contacto con el exterior">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enerar informe de los programas o aplicaciones que establecen contacto con el exterior">
                      <a:hlinkClick r:id="rId20"/>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ins w:id="108" w:author="Unknown">
        <w:r w:rsidRPr="00E60B2F">
          <w:rPr>
            <w:rFonts w:ascii="Times New Roman" w:eastAsia="Times New Roman" w:hAnsi="Times New Roman" w:cs="Times New Roman"/>
            <w:color w:val="0000FF"/>
            <w:sz w:val="24"/>
            <w:szCs w:val="24"/>
            <w:u w:val="single"/>
            <w:lang w:eastAsia="es-PE"/>
          </w:rPr>
          <w:t>Generar un informe de los programas o aplicaciones que establecen contacto con el exterior.</w:t>
        </w:r>
        <w:r w:rsidRPr="00E60B2F">
          <w:rPr>
            <w:rFonts w:ascii="Times New Roman" w:eastAsia="Times New Roman" w:hAnsi="Times New Roman" w:cs="Times New Roman"/>
            <w:sz w:val="24"/>
            <w:szCs w:val="24"/>
            <w:lang w:eastAsia="es-PE"/>
          </w:rPr>
          <w:fldChar w:fldCharType="end"/>
        </w:r>
        <w:r w:rsidRPr="00E60B2F">
          <w:rPr>
            <w:rFonts w:ascii="Times New Roman" w:eastAsia="Times New Roman" w:hAnsi="Times New Roman" w:cs="Times New Roman"/>
            <w:sz w:val="24"/>
            <w:szCs w:val="24"/>
            <w:lang w:eastAsia="es-PE"/>
          </w:rPr>
          <w:br/>
          <w:t xml:space="preserve">Registra los mismos datos que el </w:t>
        </w:r>
        <w:proofErr w:type="spellStart"/>
        <w:r w:rsidRPr="00E60B2F">
          <w:rPr>
            <w:rFonts w:ascii="Times New Roman" w:eastAsia="Times New Roman" w:hAnsi="Times New Roman" w:cs="Times New Roman"/>
            <w:sz w:val="24"/>
            <w:szCs w:val="24"/>
            <w:lang w:eastAsia="es-PE"/>
          </w:rPr>
          <w:t>batch</w:t>
        </w:r>
        <w:proofErr w:type="spellEnd"/>
        <w:r w:rsidRPr="00E60B2F">
          <w:rPr>
            <w:rFonts w:ascii="Times New Roman" w:eastAsia="Times New Roman" w:hAnsi="Times New Roman" w:cs="Times New Roman"/>
            <w:sz w:val="24"/>
            <w:szCs w:val="24"/>
            <w:lang w:eastAsia="es-PE"/>
          </w:rPr>
          <w:t xml:space="preserve"> anterior, quedan registrados en un archivo de texto que puedes revisar posteriormente. El archivo es creado en la misma carpeta donde ejecutas el script.</w:t>
        </w:r>
        <w:r w:rsidRPr="00E60B2F">
          <w:rPr>
            <w:rFonts w:ascii="Times New Roman" w:eastAsia="Times New Roman" w:hAnsi="Times New Roman" w:cs="Times New Roman"/>
            <w:sz w:val="24"/>
            <w:szCs w:val="24"/>
            <w:lang w:eastAsia="es-PE"/>
          </w:rPr>
          <w:br/>
        </w:r>
        <w:r w:rsidRPr="00E60B2F">
          <w:rPr>
            <w:rFonts w:ascii="Times New Roman" w:eastAsia="Times New Roman" w:hAnsi="Times New Roman" w:cs="Times New Roman"/>
            <w:sz w:val="24"/>
            <w:szCs w:val="24"/>
            <w:lang w:eastAsia="es-PE"/>
          </w:rPr>
          <w:br/>
        </w:r>
        <w:r w:rsidRPr="00E60B2F">
          <w:rPr>
            <w:rFonts w:ascii="Times New Roman" w:eastAsia="Times New Roman" w:hAnsi="Times New Roman" w:cs="Times New Roman"/>
            <w:sz w:val="24"/>
            <w:szCs w:val="24"/>
            <w:lang w:eastAsia="es-PE"/>
          </w:rPr>
          <w:fldChar w:fldCharType="begin"/>
        </w:r>
        <w:r w:rsidRPr="00E60B2F">
          <w:rPr>
            <w:rFonts w:ascii="Times New Roman" w:eastAsia="Times New Roman" w:hAnsi="Times New Roman" w:cs="Times New Roman"/>
            <w:sz w:val="24"/>
            <w:szCs w:val="24"/>
            <w:lang w:eastAsia="es-PE"/>
          </w:rPr>
          <w:instrText xml:space="preserve"> HYPERLINK "http://norfipc.com/ftp/cmd/NetstatTasklistTCP.zip" </w:instrText>
        </w:r>
        <w:r w:rsidRPr="00E60B2F">
          <w:rPr>
            <w:rFonts w:ascii="Times New Roman" w:eastAsia="Times New Roman" w:hAnsi="Times New Roman" w:cs="Times New Roman"/>
            <w:sz w:val="24"/>
            <w:szCs w:val="24"/>
            <w:lang w:eastAsia="es-PE"/>
          </w:rPr>
          <w:fldChar w:fldCharType="separate"/>
        </w:r>
      </w:ins>
      <w:r>
        <w:rPr>
          <w:rFonts w:ascii="Times New Roman" w:eastAsia="Times New Roman" w:hAnsi="Times New Roman" w:cs="Times New Roman"/>
          <w:noProof/>
          <w:color w:val="0000FF"/>
          <w:sz w:val="24"/>
          <w:szCs w:val="24"/>
          <w:lang w:eastAsia="es-PE"/>
        </w:rPr>
        <w:drawing>
          <wp:inline distT="0" distB="0" distL="0" distR="0">
            <wp:extent cx="457200" cy="457200"/>
            <wp:effectExtent l="0" t="0" r="0" b="0"/>
            <wp:docPr id="2" name="Imagen 2" descr="Batch para ver las conexiones establecidas con los datos de los procesos involucrados">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atch para ver las conexiones establecidas con los datos de los procesos involucrados">
                      <a:hlinkClick r:id="rId21"/>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ins w:id="109" w:author="Unknown">
        <w:r w:rsidRPr="00E60B2F">
          <w:rPr>
            <w:rFonts w:ascii="Times New Roman" w:eastAsia="Times New Roman" w:hAnsi="Times New Roman" w:cs="Times New Roman"/>
            <w:color w:val="0000FF"/>
            <w:sz w:val="24"/>
            <w:szCs w:val="24"/>
            <w:u w:val="single"/>
            <w:lang w:eastAsia="es-PE"/>
          </w:rPr>
          <w:t>Ver las conexiones activas establecidas con los datos de los procesos involucrados.</w:t>
        </w:r>
        <w:r w:rsidRPr="00E60B2F">
          <w:rPr>
            <w:rFonts w:ascii="Times New Roman" w:eastAsia="Times New Roman" w:hAnsi="Times New Roman" w:cs="Times New Roman"/>
            <w:sz w:val="24"/>
            <w:szCs w:val="24"/>
            <w:lang w:eastAsia="es-PE"/>
          </w:rPr>
          <w:fldChar w:fldCharType="end"/>
        </w:r>
        <w:r w:rsidRPr="00E60B2F">
          <w:rPr>
            <w:rFonts w:ascii="Times New Roman" w:eastAsia="Times New Roman" w:hAnsi="Times New Roman" w:cs="Times New Roman"/>
            <w:sz w:val="24"/>
            <w:szCs w:val="24"/>
            <w:lang w:eastAsia="es-PE"/>
          </w:rPr>
          <w:br/>
          <w:t xml:space="preserve">Este es el </w:t>
        </w:r>
        <w:proofErr w:type="spellStart"/>
        <w:r w:rsidRPr="00E60B2F">
          <w:rPr>
            <w:rFonts w:ascii="Times New Roman" w:eastAsia="Times New Roman" w:hAnsi="Times New Roman" w:cs="Times New Roman"/>
            <w:sz w:val="24"/>
            <w:szCs w:val="24"/>
            <w:lang w:eastAsia="es-PE"/>
          </w:rPr>
          <w:t>batch</w:t>
        </w:r>
        <w:proofErr w:type="spellEnd"/>
        <w:r w:rsidRPr="00E60B2F">
          <w:rPr>
            <w:rFonts w:ascii="Times New Roman" w:eastAsia="Times New Roman" w:hAnsi="Times New Roman" w:cs="Times New Roman"/>
            <w:sz w:val="24"/>
            <w:szCs w:val="24"/>
            <w:lang w:eastAsia="es-PE"/>
          </w:rPr>
          <w:t xml:space="preserve"> </w:t>
        </w:r>
        <w:proofErr w:type="spellStart"/>
        <w:r w:rsidRPr="00E60B2F">
          <w:rPr>
            <w:rFonts w:ascii="Times New Roman" w:eastAsia="Times New Roman" w:hAnsi="Times New Roman" w:cs="Times New Roman"/>
            <w:sz w:val="24"/>
            <w:szCs w:val="24"/>
            <w:lang w:eastAsia="es-PE"/>
          </w:rPr>
          <w:t>mas</w:t>
        </w:r>
        <w:proofErr w:type="spellEnd"/>
        <w:r w:rsidRPr="00E60B2F">
          <w:rPr>
            <w:rFonts w:ascii="Times New Roman" w:eastAsia="Times New Roman" w:hAnsi="Times New Roman" w:cs="Times New Roman"/>
            <w:sz w:val="24"/>
            <w:szCs w:val="24"/>
            <w:lang w:eastAsia="es-PE"/>
          </w:rPr>
          <w:t xml:space="preserve"> completo de todos, encadena o crea un pipe de NETSTAT con TASKLIST y así muestra los datos de las conexiones como las anteriores pero agregando la información de los procesos involucrados en estas. Las columnas que aparecen son las siguientes en orden:</w:t>
        </w:r>
        <w:r w:rsidRPr="00E60B2F">
          <w:rPr>
            <w:rFonts w:ascii="Times New Roman" w:eastAsia="Times New Roman" w:hAnsi="Times New Roman" w:cs="Times New Roman"/>
            <w:sz w:val="24"/>
            <w:szCs w:val="24"/>
            <w:lang w:eastAsia="es-PE"/>
          </w:rPr>
          <w:br/>
          <w:t xml:space="preserve">Fecha, hora, dirección IP y puerto, dirección IP externa, nombre proceso, PID, sesión, uso de CPU y uso de memoria. La aplicación se refresca cada un minuto, puedes cambiar ese valor en la columna 20. Puedes cerrar la pantalla en cualquier momento utilizando las teclas </w:t>
        </w:r>
        <w:proofErr w:type="spellStart"/>
        <w:r w:rsidRPr="00E60B2F">
          <w:rPr>
            <w:rFonts w:ascii="Times New Roman" w:eastAsia="Times New Roman" w:hAnsi="Times New Roman" w:cs="Times New Roman"/>
            <w:sz w:val="24"/>
            <w:szCs w:val="24"/>
            <w:lang w:eastAsia="es-PE"/>
          </w:rPr>
          <w:t>Control+C</w:t>
        </w:r>
        <w:proofErr w:type="spellEnd"/>
        <w:r w:rsidRPr="00E60B2F">
          <w:rPr>
            <w:rFonts w:ascii="Times New Roman" w:eastAsia="Times New Roman" w:hAnsi="Times New Roman" w:cs="Times New Roman"/>
            <w:sz w:val="24"/>
            <w:szCs w:val="24"/>
            <w:lang w:eastAsia="es-PE"/>
          </w:rPr>
          <w:t>.</w:t>
        </w:r>
        <w:r w:rsidRPr="00E60B2F">
          <w:rPr>
            <w:rFonts w:ascii="Times New Roman" w:eastAsia="Times New Roman" w:hAnsi="Times New Roman" w:cs="Times New Roman"/>
            <w:sz w:val="24"/>
            <w:szCs w:val="24"/>
            <w:lang w:eastAsia="es-PE"/>
          </w:rPr>
          <w:br/>
          <w:t xml:space="preserve">Teniendo la descripción del proceso ya estás en condiciones de detener el que te parezca sospechoso o indeseable, lo que puedes hacer con la utilidad que aparece más abajo. </w:t>
        </w:r>
        <w:r w:rsidRPr="00E60B2F">
          <w:rPr>
            <w:rFonts w:ascii="Times New Roman" w:eastAsia="Times New Roman" w:hAnsi="Times New Roman" w:cs="Times New Roman"/>
            <w:sz w:val="24"/>
            <w:szCs w:val="24"/>
            <w:lang w:eastAsia="es-PE"/>
          </w:rPr>
          <w:br/>
        </w:r>
        <w:r w:rsidRPr="00E60B2F">
          <w:rPr>
            <w:rFonts w:ascii="Times New Roman" w:eastAsia="Times New Roman" w:hAnsi="Times New Roman" w:cs="Times New Roman"/>
            <w:sz w:val="24"/>
            <w:szCs w:val="24"/>
            <w:lang w:eastAsia="es-PE"/>
          </w:rPr>
          <w:br/>
        </w:r>
        <w:r w:rsidRPr="00E60B2F">
          <w:rPr>
            <w:rFonts w:ascii="Times New Roman" w:eastAsia="Times New Roman" w:hAnsi="Times New Roman" w:cs="Times New Roman"/>
            <w:sz w:val="24"/>
            <w:szCs w:val="24"/>
            <w:lang w:eastAsia="es-PE"/>
          </w:rPr>
          <w:fldChar w:fldCharType="begin"/>
        </w:r>
        <w:r w:rsidRPr="00E60B2F">
          <w:rPr>
            <w:rFonts w:ascii="Times New Roman" w:eastAsia="Times New Roman" w:hAnsi="Times New Roman" w:cs="Times New Roman"/>
            <w:sz w:val="24"/>
            <w:szCs w:val="24"/>
            <w:lang w:eastAsia="es-PE"/>
          </w:rPr>
          <w:instrText xml:space="preserve"> HYPERLINK "http://norfipc.com/ftp/cmd/ProccessKill.zip" </w:instrText>
        </w:r>
        <w:r w:rsidRPr="00E60B2F">
          <w:rPr>
            <w:rFonts w:ascii="Times New Roman" w:eastAsia="Times New Roman" w:hAnsi="Times New Roman" w:cs="Times New Roman"/>
            <w:sz w:val="24"/>
            <w:szCs w:val="24"/>
            <w:lang w:eastAsia="es-PE"/>
          </w:rPr>
          <w:fldChar w:fldCharType="separate"/>
        </w:r>
      </w:ins>
      <w:r>
        <w:rPr>
          <w:rFonts w:ascii="Times New Roman" w:eastAsia="Times New Roman" w:hAnsi="Times New Roman" w:cs="Times New Roman"/>
          <w:noProof/>
          <w:color w:val="0000FF"/>
          <w:sz w:val="24"/>
          <w:szCs w:val="24"/>
          <w:lang w:eastAsia="es-PE"/>
        </w:rPr>
        <w:drawing>
          <wp:inline distT="0" distB="0" distL="0" distR="0">
            <wp:extent cx="457200" cy="457200"/>
            <wp:effectExtent l="0" t="0" r="0" b="0"/>
            <wp:docPr id="1" name="Imagen 1" descr="Batch para detener o matar los procesos seleccionados por su PID">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atch para detener o matar los procesos seleccionados por su PID">
                      <a:hlinkClick r:id="rId22"/>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roofErr w:type="spellStart"/>
      <w:ins w:id="110" w:author="Unknown">
        <w:r w:rsidRPr="00E60B2F">
          <w:rPr>
            <w:rFonts w:ascii="Times New Roman" w:eastAsia="Times New Roman" w:hAnsi="Times New Roman" w:cs="Times New Roman"/>
            <w:color w:val="0000FF"/>
            <w:sz w:val="24"/>
            <w:szCs w:val="24"/>
            <w:u w:val="single"/>
            <w:lang w:eastAsia="es-PE"/>
          </w:rPr>
          <w:t>Killer</w:t>
        </w:r>
        <w:proofErr w:type="spellEnd"/>
        <w:r w:rsidRPr="00E60B2F">
          <w:rPr>
            <w:rFonts w:ascii="Times New Roman" w:eastAsia="Times New Roman" w:hAnsi="Times New Roman" w:cs="Times New Roman"/>
            <w:color w:val="0000FF"/>
            <w:sz w:val="24"/>
            <w:szCs w:val="24"/>
            <w:u w:val="single"/>
            <w:lang w:eastAsia="es-PE"/>
          </w:rPr>
          <w:t xml:space="preserve"> (Matador) de procesos, archivo </w:t>
        </w:r>
        <w:proofErr w:type="spellStart"/>
        <w:r w:rsidRPr="00E60B2F">
          <w:rPr>
            <w:rFonts w:ascii="Times New Roman" w:eastAsia="Times New Roman" w:hAnsi="Times New Roman" w:cs="Times New Roman"/>
            <w:color w:val="0000FF"/>
            <w:sz w:val="24"/>
            <w:szCs w:val="24"/>
            <w:u w:val="single"/>
            <w:lang w:eastAsia="es-PE"/>
          </w:rPr>
          <w:t>batch</w:t>
        </w:r>
        <w:proofErr w:type="spellEnd"/>
        <w:r w:rsidRPr="00E60B2F">
          <w:rPr>
            <w:rFonts w:ascii="Times New Roman" w:eastAsia="Times New Roman" w:hAnsi="Times New Roman" w:cs="Times New Roman"/>
            <w:color w:val="0000FF"/>
            <w:sz w:val="24"/>
            <w:szCs w:val="24"/>
            <w:u w:val="single"/>
            <w:lang w:eastAsia="es-PE"/>
          </w:rPr>
          <w:t xml:space="preserve"> para detener o matar los procesos seleccionados por su PID.</w:t>
        </w:r>
        <w:r w:rsidRPr="00E60B2F">
          <w:rPr>
            <w:rFonts w:ascii="Times New Roman" w:eastAsia="Times New Roman" w:hAnsi="Times New Roman" w:cs="Times New Roman"/>
            <w:sz w:val="24"/>
            <w:szCs w:val="24"/>
            <w:lang w:eastAsia="es-PE"/>
          </w:rPr>
          <w:fldChar w:fldCharType="end"/>
        </w:r>
        <w:r w:rsidRPr="00E60B2F">
          <w:rPr>
            <w:rFonts w:ascii="Times New Roman" w:eastAsia="Times New Roman" w:hAnsi="Times New Roman" w:cs="Times New Roman"/>
            <w:sz w:val="24"/>
            <w:szCs w:val="24"/>
            <w:lang w:eastAsia="es-PE"/>
          </w:rPr>
          <w:br/>
          <w:t xml:space="preserve">Permite detener o matar los procesos, solo tienes que escribir su PID o número de </w:t>
        </w:r>
        <w:proofErr w:type="spellStart"/>
        <w:r w:rsidRPr="00E60B2F">
          <w:rPr>
            <w:rFonts w:ascii="Times New Roman" w:eastAsia="Times New Roman" w:hAnsi="Times New Roman" w:cs="Times New Roman"/>
            <w:sz w:val="24"/>
            <w:szCs w:val="24"/>
            <w:lang w:eastAsia="es-PE"/>
          </w:rPr>
          <w:t>identificacion</w:t>
        </w:r>
        <w:proofErr w:type="spellEnd"/>
        <w:r w:rsidRPr="00E60B2F">
          <w:rPr>
            <w:rFonts w:ascii="Times New Roman" w:eastAsia="Times New Roman" w:hAnsi="Times New Roman" w:cs="Times New Roman"/>
            <w:sz w:val="24"/>
            <w:szCs w:val="24"/>
            <w:lang w:eastAsia="es-PE"/>
          </w:rPr>
          <w:t xml:space="preserve"> de proceso.</w:t>
        </w:r>
      </w:ins>
    </w:p>
    <w:p w:rsidR="00E60B2F" w:rsidRPr="00E60B2F" w:rsidRDefault="00E60B2F" w:rsidP="00E60B2F">
      <w:pPr>
        <w:shd w:val="clear" w:color="auto" w:fill="E6FCEE"/>
        <w:spacing w:after="90" w:line="240" w:lineRule="auto"/>
        <w:rPr>
          <w:ins w:id="111" w:author="Unknown"/>
          <w:rFonts w:ascii="Times New Roman" w:eastAsia="Times New Roman" w:hAnsi="Times New Roman" w:cs="Times New Roman"/>
          <w:sz w:val="24"/>
          <w:szCs w:val="24"/>
          <w:lang w:eastAsia="es-PE"/>
        </w:rPr>
      </w:pPr>
      <w:ins w:id="112" w:author="Unknown">
        <w:r w:rsidRPr="00E60B2F">
          <w:rPr>
            <w:rFonts w:ascii="Times New Roman" w:eastAsia="Times New Roman" w:hAnsi="Times New Roman" w:cs="Times New Roman"/>
            <w:sz w:val="24"/>
            <w:szCs w:val="24"/>
            <w:lang w:eastAsia="es-PE"/>
          </w:rPr>
          <w:t xml:space="preserve">Una aplicación más amigable, interactiva y fácil de usar que permite casi las mismas funciones de estos </w:t>
        </w:r>
        <w:proofErr w:type="spellStart"/>
        <w:r w:rsidRPr="00E60B2F">
          <w:rPr>
            <w:rFonts w:ascii="Times New Roman" w:eastAsia="Times New Roman" w:hAnsi="Times New Roman" w:cs="Times New Roman"/>
            <w:sz w:val="24"/>
            <w:szCs w:val="24"/>
            <w:lang w:eastAsia="es-PE"/>
          </w:rPr>
          <w:t>batch</w:t>
        </w:r>
        <w:proofErr w:type="spellEnd"/>
        <w:r w:rsidRPr="00E60B2F">
          <w:rPr>
            <w:rFonts w:ascii="Times New Roman" w:eastAsia="Times New Roman" w:hAnsi="Times New Roman" w:cs="Times New Roman"/>
            <w:sz w:val="24"/>
            <w:szCs w:val="24"/>
            <w:lang w:eastAsia="es-PE"/>
          </w:rPr>
          <w:t xml:space="preserve"> la puedes encontrar en la página de las aplicaciones HTA. </w:t>
        </w:r>
        <w:r w:rsidRPr="00E60B2F">
          <w:rPr>
            <w:rFonts w:ascii="Times New Roman" w:eastAsia="Times New Roman" w:hAnsi="Times New Roman" w:cs="Times New Roman"/>
            <w:sz w:val="24"/>
            <w:szCs w:val="24"/>
            <w:lang w:eastAsia="es-PE"/>
          </w:rPr>
          <w:fldChar w:fldCharType="begin"/>
        </w:r>
        <w:r w:rsidRPr="00E60B2F">
          <w:rPr>
            <w:rFonts w:ascii="Times New Roman" w:eastAsia="Times New Roman" w:hAnsi="Times New Roman" w:cs="Times New Roman"/>
            <w:sz w:val="24"/>
            <w:szCs w:val="24"/>
            <w:lang w:eastAsia="es-PE"/>
          </w:rPr>
          <w:instrText xml:space="preserve"> HYPERLINK "http://norfipc.com/hta/index.html" </w:instrText>
        </w:r>
        <w:r w:rsidRPr="00E60B2F">
          <w:rPr>
            <w:rFonts w:ascii="Times New Roman" w:eastAsia="Times New Roman" w:hAnsi="Times New Roman" w:cs="Times New Roman"/>
            <w:sz w:val="24"/>
            <w:szCs w:val="24"/>
            <w:lang w:eastAsia="es-PE"/>
          </w:rPr>
          <w:fldChar w:fldCharType="separate"/>
        </w:r>
        <w:r w:rsidRPr="00E60B2F">
          <w:rPr>
            <w:rFonts w:ascii="Times New Roman" w:eastAsia="Times New Roman" w:hAnsi="Times New Roman" w:cs="Times New Roman"/>
            <w:color w:val="0000FF"/>
            <w:sz w:val="24"/>
            <w:szCs w:val="24"/>
            <w:u w:val="single"/>
            <w:lang w:eastAsia="es-PE"/>
          </w:rPr>
          <w:t xml:space="preserve">Informaciones, </w:t>
        </w:r>
        <w:proofErr w:type="spellStart"/>
        <w:r w:rsidRPr="00E60B2F">
          <w:rPr>
            <w:rFonts w:ascii="Times New Roman" w:eastAsia="Times New Roman" w:hAnsi="Times New Roman" w:cs="Times New Roman"/>
            <w:color w:val="0000FF"/>
            <w:sz w:val="24"/>
            <w:szCs w:val="24"/>
            <w:u w:val="single"/>
            <w:lang w:eastAsia="es-PE"/>
          </w:rPr>
          <w:t>diagnostico</w:t>
        </w:r>
        <w:proofErr w:type="spellEnd"/>
        <w:r w:rsidRPr="00E60B2F">
          <w:rPr>
            <w:rFonts w:ascii="Times New Roman" w:eastAsia="Times New Roman" w:hAnsi="Times New Roman" w:cs="Times New Roman"/>
            <w:color w:val="0000FF"/>
            <w:sz w:val="24"/>
            <w:szCs w:val="24"/>
            <w:u w:val="single"/>
            <w:lang w:eastAsia="es-PE"/>
          </w:rPr>
          <w:t xml:space="preserve"> y reparación de problemas de redes en línea mediante aplicaciones HTA</w:t>
        </w:r>
        <w:r w:rsidRPr="00E60B2F">
          <w:rPr>
            <w:rFonts w:ascii="Times New Roman" w:eastAsia="Times New Roman" w:hAnsi="Times New Roman" w:cs="Times New Roman"/>
            <w:sz w:val="24"/>
            <w:szCs w:val="24"/>
            <w:lang w:eastAsia="es-PE"/>
          </w:rPr>
          <w:fldChar w:fldCharType="end"/>
        </w:r>
      </w:ins>
    </w:p>
    <w:p w:rsidR="00E60B2F" w:rsidRPr="00E60B2F" w:rsidRDefault="00E60B2F" w:rsidP="00E60B2F">
      <w:pPr>
        <w:spacing w:after="0" w:line="240" w:lineRule="auto"/>
        <w:rPr>
          <w:ins w:id="113" w:author="Unknown"/>
          <w:rFonts w:ascii="Times New Roman" w:eastAsia="Times New Roman" w:hAnsi="Times New Roman" w:cs="Times New Roman"/>
          <w:sz w:val="24"/>
          <w:szCs w:val="24"/>
          <w:lang w:eastAsia="es-PE"/>
        </w:rPr>
      </w:pPr>
      <w:ins w:id="114" w:author="Unknown">
        <w:r w:rsidRPr="00E60B2F">
          <w:rPr>
            <w:rFonts w:ascii="Times New Roman" w:eastAsia="Times New Roman" w:hAnsi="Times New Roman" w:cs="Times New Roman"/>
            <w:sz w:val="24"/>
            <w:szCs w:val="24"/>
            <w:lang w:eastAsia="es-PE"/>
          </w:rPr>
          <w:pict>
            <v:rect id="_x0000_i1044" style="width:0;height:1.5pt" o:hralign="center" o:hrstd="t" o:hr="t" fillcolor="#aca899" stroked="f"/>
          </w:pict>
        </w:r>
      </w:ins>
    </w:p>
    <w:p w:rsidR="00E60B2F" w:rsidRPr="00E60B2F" w:rsidRDefault="00E60B2F" w:rsidP="00E60B2F">
      <w:pPr>
        <w:spacing w:before="100" w:beforeAutospacing="1" w:after="100" w:afterAutospacing="1" w:line="240" w:lineRule="auto"/>
        <w:outlineLvl w:val="2"/>
        <w:rPr>
          <w:ins w:id="115" w:author="Unknown"/>
          <w:rFonts w:ascii="Times New Roman" w:eastAsia="Times New Roman" w:hAnsi="Times New Roman" w:cs="Times New Roman"/>
          <w:b/>
          <w:bCs/>
          <w:sz w:val="27"/>
          <w:szCs w:val="27"/>
          <w:lang w:eastAsia="es-PE"/>
        </w:rPr>
      </w:pPr>
      <w:ins w:id="116" w:author="Unknown">
        <w:r w:rsidRPr="00E60B2F">
          <w:rPr>
            <w:rFonts w:ascii="Times New Roman" w:eastAsia="Times New Roman" w:hAnsi="Times New Roman" w:cs="Times New Roman"/>
            <w:b/>
            <w:bCs/>
            <w:sz w:val="27"/>
            <w:szCs w:val="27"/>
            <w:lang w:eastAsia="es-PE"/>
          </w:rPr>
          <w:t>Códigos para ejecutar el comando NETSTAT en el equipo</w:t>
        </w:r>
      </w:ins>
    </w:p>
    <w:p w:rsidR="00E60B2F" w:rsidRPr="00E60B2F" w:rsidRDefault="00E60B2F" w:rsidP="00E60B2F">
      <w:pPr>
        <w:spacing w:after="0" w:line="240" w:lineRule="auto"/>
        <w:rPr>
          <w:ins w:id="117" w:author="Unknown"/>
          <w:rFonts w:ascii="Times New Roman" w:eastAsia="Times New Roman" w:hAnsi="Times New Roman" w:cs="Times New Roman"/>
          <w:sz w:val="24"/>
          <w:szCs w:val="24"/>
          <w:lang w:eastAsia="es-PE"/>
        </w:rPr>
      </w:pPr>
      <w:ins w:id="118" w:author="Unknown">
        <w:r w:rsidRPr="00E60B2F">
          <w:rPr>
            <w:rFonts w:ascii="Times New Roman" w:eastAsia="Times New Roman" w:hAnsi="Times New Roman" w:cs="Times New Roman"/>
            <w:sz w:val="24"/>
            <w:szCs w:val="24"/>
            <w:lang w:eastAsia="es-PE"/>
          </w:rPr>
          <w:br/>
          <w:t xml:space="preserve">Códigos para copiar y pegar que permiten iniciar NETSTAT con las opciones más </w:t>
        </w:r>
        <w:r w:rsidRPr="00E60B2F">
          <w:rPr>
            <w:rFonts w:ascii="Times New Roman" w:eastAsia="Times New Roman" w:hAnsi="Times New Roman" w:cs="Times New Roman"/>
            <w:sz w:val="24"/>
            <w:szCs w:val="24"/>
            <w:lang w:eastAsia="es-PE"/>
          </w:rPr>
          <w:lastRenderedPageBreak/>
          <w:t>utilizadas de la herramienta.</w:t>
        </w:r>
        <w:r w:rsidRPr="00E60B2F">
          <w:rPr>
            <w:rFonts w:ascii="Times New Roman" w:eastAsia="Times New Roman" w:hAnsi="Times New Roman" w:cs="Times New Roman"/>
            <w:sz w:val="24"/>
            <w:szCs w:val="24"/>
            <w:lang w:eastAsia="es-PE"/>
          </w:rPr>
          <w:br/>
        </w:r>
        <w:r w:rsidRPr="00E60B2F">
          <w:rPr>
            <w:rFonts w:ascii="Times New Roman" w:eastAsia="Times New Roman" w:hAnsi="Times New Roman" w:cs="Times New Roman"/>
            <w:b/>
            <w:bCs/>
            <w:sz w:val="24"/>
            <w:szCs w:val="24"/>
            <w:lang w:eastAsia="es-PE"/>
          </w:rPr>
          <w:t>¿Cómo usar los códigos?</w:t>
        </w:r>
        <w:r w:rsidRPr="00E60B2F">
          <w:rPr>
            <w:rFonts w:ascii="Times New Roman" w:eastAsia="Times New Roman" w:hAnsi="Times New Roman" w:cs="Times New Roman"/>
            <w:sz w:val="24"/>
            <w:szCs w:val="24"/>
            <w:lang w:eastAsia="es-PE"/>
          </w:rPr>
          <w:br/>
          <w:t xml:space="preserve">Puedes utilizarlos de varias maneras. </w:t>
        </w:r>
      </w:ins>
    </w:p>
    <w:p w:rsidR="00E60B2F" w:rsidRPr="00E60B2F" w:rsidRDefault="00E60B2F" w:rsidP="00E60B2F">
      <w:pPr>
        <w:shd w:val="clear" w:color="auto" w:fill="FFFFE1"/>
        <w:spacing w:line="330" w:lineRule="atLeast"/>
        <w:rPr>
          <w:ins w:id="119" w:author="Unknown"/>
          <w:rFonts w:ascii="Times New Roman" w:eastAsia="Times New Roman" w:hAnsi="Times New Roman" w:cs="Times New Roman"/>
          <w:lang w:eastAsia="es-PE"/>
        </w:rPr>
      </w:pPr>
      <w:ins w:id="120" w:author="Unknown">
        <w:r w:rsidRPr="00E60B2F">
          <w:rPr>
            <w:rFonts w:ascii="Times New Roman" w:eastAsia="Times New Roman" w:hAnsi="Times New Roman" w:cs="Times New Roman"/>
            <w:lang w:eastAsia="es-PE"/>
          </w:rPr>
          <w:t xml:space="preserve">• Cópialos y pégalos directamente en el cuadro de Inicio o en la herramienta Ejecutar (Windows + R) y presiona la tecla </w:t>
        </w:r>
        <w:proofErr w:type="spellStart"/>
        <w:r w:rsidRPr="00E60B2F">
          <w:rPr>
            <w:rFonts w:ascii="Times New Roman" w:eastAsia="Times New Roman" w:hAnsi="Times New Roman" w:cs="Times New Roman"/>
            <w:lang w:eastAsia="es-PE"/>
          </w:rPr>
          <w:t>Enter</w:t>
        </w:r>
        <w:proofErr w:type="spellEnd"/>
        <w:r w:rsidRPr="00E60B2F">
          <w:rPr>
            <w:rFonts w:ascii="Times New Roman" w:eastAsia="Times New Roman" w:hAnsi="Times New Roman" w:cs="Times New Roman"/>
            <w:lang w:eastAsia="es-PE"/>
          </w:rPr>
          <w:t>.</w:t>
        </w:r>
        <w:r w:rsidRPr="00E60B2F">
          <w:rPr>
            <w:rFonts w:ascii="Times New Roman" w:eastAsia="Times New Roman" w:hAnsi="Times New Roman" w:cs="Times New Roman"/>
            <w:lang w:eastAsia="es-PE"/>
          </w:rPr>
          <w:br/>
          <w:t xml:space="preserve">• Cópialos y pégalos directamente en la consola de CMD, para eso es necesario tener habilitada la "Modalidad de edición rápida", cópialos y pégalos solo dando clic con el botón derecho del ratón y presiona la tecla </w:t>
        </w:r>
        <w:proofErr w:type="spellStart"/>
        <w:r w:rsidRPr="00E60B2F">
          <w:rPr>
            <w:rFonts w:ascii="Times New Roman" w:eastAsia="Times New Roman" w:hAnsi="Times New Roman" w:cs="Times New Roman"/>
            <w:lang w:eastAsia="es-PE"/>
          </w:rPr>
          <w:t>Enter</w:t>
        </w:r>
        <w:proofErr w:type="spellEnd"/>
        <w:r w:rsidRPr="00E60B2F">
          <w:rPr>
            <w:rFonts w:ascii="Times New Roman" w:eastAsia="Times New Roman" w:hAnsi="Times New Roman" w:cs="Times New Roman"/>
            <w:lang w:eastAsia="es-PE"/>
          </w:rPr>
          <w:br/>
          <w:t xml:space="preserve">• Crea un archivo </w:t>
        </w:r>
        <w:proofErr w:type="spellStart"/>
        <w:r w:rsidRPr="00E60B2F">
          <w:rPr>
            <w:rFonts w:ascii="Times New Roman" w:eastAsia="Times New Roman" w:hAnsi="Times New Roman" w:cs="Times New Roman"/>
            <w:lang w:eastAsia="es-PE"/>
          </w:rPr>
          <w:t>batch</w:t>
        </w:r>
        <w:proofErr w:type="spellEnd"/>
        <w:r w:rsidRPr="00E60B2F">
          <w:rPr>
            <w:rFonts w:ascii="Times New Roman" w:eastAsia="Times New Roman" w:hAnsi="Times New Roman" w:cs="Times New Roman"/>
            <w:lang w:eastAsia="es-PE"/>
          </w:rPr>
          <w:t>, para eso copia los códigos y pégalos en el Bloc de notas u otro editor de texto y guarda el archivo con la extensión.cmd.</w:t>
        </w:r>
      </w:ins>
    </w:p>
    <w:p w:rsidR="00E60B2F" w:rsidRPr="00E60B2F" w:rsidRDefault="00E60B2F" w:rsidP="00E60B2F">
      <w:pPr>
        <w:spacing w:after="0" w:line="240" w:lineRule="auto"/>
        <w:rPr>
          <w:ins w:id="121" w:author="Unknown"/>
          <w:rFonts w:ascii="Times New Roman" w:eastAsia="Times New Roman" w:hAnsi="Times New Roman" w:cs="Times New Roman"/>
          <w:sz w:val="24"/>
          <w:szCs w:val="24"/>
          <w:lang w:eastAsia="es-PE"/>
        </w:rPr>
      </w:pPr>
    </w:p>
    <w:p w:rsidR="00E60B2F" w:rsidRPr="00E60B2F" w:rsidRDefault="00E60B2F" w:rsidP="00E60B2F">
      <w:pPr>
        <w:spacing w:after="0" w:line="240" w:lineRule="auto"/>
        <w:rPr>
          <w:ins w:id="122" w:author="Unknown"/>
          <w:rFonts w:ascii="Times New Roman" w:eastAsia="Times New Roman" w:hAnsi="Times New Roman" w:cs="Times New Roman"/>
          <w:sz w:val="24"/>
          <w:szCs w:val="24"/>
          <w:lang w:eastAsia="es-PE"/>
        </w:rPr>
      </w:pPr>
      <w:ins w:id="123" w:author="Unknown">
        <w:r w:rsidRPr="00E60B2F">
          <w:rPr>
            <w:rFonts w:ascii="Times New Roman" w:eastAsia="Times New Roman" w:hAnsi="Times New Roman" w:cs="Times New Roman"/>
            <w:sz w:val="24"/>
            <w:szCs w:val="24"/>
            <w:lang w:eastAsia="es-PE"/>
          </w:rPr>
          <w:t xml:space="preserve">Mostrar todas las conexiones: </w:t>
        </w:r>
        <w:r w:rsidRPr="00E60B2F">
          <w:rPr>
            <w:rFonts w:ascii="Times New Roman" w:eastAsia="Times New Roman" w:hAnsi="Times New Roman" w:cs="Times New Roman"/>
            <w:b/>
            <w:bCs/>
            <w:sz w:val="24"/>
            <w:szCs w:val="24"/>
            <w:lang w:eastAsia="es-PE"/>
          </w:rPr>
          <w:t>NETSTAT -AO 04</w:t>
        </w:r>
      </w:ins>
    </w:p>
    <w:p w:rsidR="00E60B2F" w:rsidRPr="00E60B2F" w:rsidRDefault="00E60B2F" w:rsidP="00E60B2F">
      <w:pPr>
        <w:spacing w:after="0" w:line="240" w:lineRule="auto"/>
        <w:rPr>
          <w:ins w:id="124" w:author="Unknown"/>
          <w:rFonts w:ascii="Times New Roman" w:eastAsia="Times New Roman" w:hAnsi="Times New Roman" w:cs="Times New Roman"/>
          <w:sz w:val="24"/>
          <w:szCs w:val="24"/>
          <w:lang w:eastAsia="es-PE"/>
        </w:rPr>
      </w:pPr>
      <w:ins w:id="125" w:author="Unknown">
        <w:r w:rsidRPr="00E60B2F">
          <w:rPr>
            <w:rFonts w:ascii="Times New Roman" w:eastAsia="Times New Roman" w:hAnsi="Times New Roman" w:cs="Times New Roman"/>
            <w:sz w:val="24"/>
            <w:szCs w:val="24"/>
            <w:lang w:eastAsia="es-PE"/>
          </w:rPr>
          <w:pict>
            <v:rect id="_x0000_i1045" style="width:0;height:1.5pt" o:hralign="center" o:hrstd="t" o:hr="t" fillcolor="#aca899" stroked="f"/>
          </w:pict>
        </w:r>
      </w:ins>
    </w:p>
    <w:p w:rsidR="00E60B2F" w:rsidRPr="00E60B2F" w:rsidRDefault="00E60B2F" w:rsidP="00E60B2F">
      <w:pPr>
        <w:spacing w:after="0" w:line="240" w:lineRule="auto"/>
        <w:rPr>
          <w:ins w:id="126" w:author="Unknown"/>
          <w:rFonts w:ascii="Times New Roman" w:eastAsia="Times New Roman" w:hAnsi="Times New Roman" w:cs="Times New Roman"/>
          <w:sz w:val="24"/>
          <w:szCs w:val="24"/>
          <w:lang w:eastAsia="es-PE"/>
        </w:rPr>
      </w:pPr>
      <w:ins w:id="127" w:author="Unknown">
        <w:r w:rsidRPr="00E60B2F">
          <w:rPr>
            <w:rFonts w:ascii="Times New Roman" w:eastAsia="Times New Roman" w:hAnsi="Times New Roman" w:cs="Times New Roman"/>
            <w:sz w:val="24"/>
            <w:szCs w:val="24"/>
            <w:lang w:eastAsia="es-PE"/>
          </w:rPr>
          <w:t xml:space="preserve">Ver estadísticas de conexiones por protocolos: </w:t>
        </w:r>
        <w:r w:rsidRPr="00E60B2F">
          <w:rPr>
            <w:rFonts w:ascii="Times New Roman" w:eastAsia="Times New Roman" w:hAnsi="Times New Roman" w:cs="Times New Roman"/>
            <w:b/>
            <w:bCs/>
            <w:sz w:val="24"/>
            <w:szCs w:val="24"/>
            <w:lang w:eastAsia="es-PE"/>
          </w:rPr>
          <w:t>NETSTAT -AOS 04</w:t>
        </w:r>
      </w:ins>
    </w:p>
    <w:p w:rsidR="00E60B2F" w:rsidRPr="00E60B2F" w:rsidRDefault="00E60B2F" w:rsidP="00E60B2F">
      <w:pPr>
        <w:spacing w:after="0" w:line="240" w:lineRule="auto"/>
        <w:rPr>
          <w:ins w:id="128" w:author="Unknown"/>
          <w:rFonts w:ascii="Times New Roman" w:eastAsia="Times New Roman" w:hAnsi="Times New Roman" w:cs="Times New Roman"/>
          <w:sz w:val="24"/>
          <w:szCs w:val="24"/>
          <w:lang w:eastAsia="es-PE"/>
        </w:rPr>
      </w:pPr>
      <w:ins w:id="129" w:author="Unknown">
        <w:r w:rsidRPr="00E60B2F">
          <w:rPr>
            <w:rFonts w:ascii="Times New Roman" w:eastAsia="Times New Roman" w:hAnsi="Times New Roman" w:cs="Times New Roman"/>
            <w:sz w:val="24"/>
            <w:szCs w:val="24"/>
            <w:lang w:eastAsia="es-PE"/>
          </w:rPr>
          <w:pict>
            <v:rect id="_x0000_i1046" style="width:0;height:1.5pt" o:hralign="center" o:hrstd="t" o:hr="t" fillcolor="#aca899" stroked="f"/>
          </w:pict>
        </w:r>
      </w:ins>
    </w:p>
    <w:p w:rsidR="00E60B2F" w:rsidRPr="00E60B2F" w:rsidRDefault="00E60B2F" w:rsidP="00E60B2F">
      <w:pPr>
        <w:spacing w:after="0" w:line="240" w:lineRule="auto"/>
        <w:rPr>
          <w:ins w:id="130" w:author="Unknown"/>
          <w:rFonts w:ascii="Times New Roman" w:eastAsia="Times New Roman" w:hAnsi="Times New Roman" w:cs="Times New Roman"/>
          <w:sz w:val="24"/>
          <w:szCs w:val="24"/>
          <w:lang w:eastAsia="es-PE"/>
        </w:rPr>
      </w:pPr>
      <w:ins w:id="131" w:author="Unknown">
        <w:r w:rsidRPr="00E60B2F">
          <w:rPr>
            <w:rFonts w:ascii="Times New Roman" w:eastAsia="Times New Roman" w:hAnsi="Times New Roman" w:cs="Times New Roman"/>
            <w:sz w:val="24"/>
            <w:szCs w:val="24"/>
            <w:lang w:eastAsia="es-PE"/>
          </w:rPr>
          <w:t xml:space="preserve">Ver los puertos y direcciones de origen en formato numérico: </w:t>
        </w:r>
        <w:r w:rsidRPr="00E60B2F">
          <w:rPr>
            <w:rFonts w:ascii="Times New Roman" w:eastAsia="Times New Roman" w:hAnsi="Times New Roman" w:cs="Times New Roman"/>
            <w:b/>
            <w:bCs/>
            <w:sz w:val="24"/>
            <w:szCs w:val="24"/>
            <w:lang w:eastAsia="es-PE"/>
          </w:rPr>
          <w:t>NETSTAT -AON 04</w:t>
        </w:r>
      </w:ins>
    </w:p>
    <w:p w:rsidR="00E60B2F" w:rsidRPr="00E60B2F" w:rsidRDefault="00E60B2F" w:rsidP="00E60B2F">
      <w:pPr>
        <w:spacing w:after="0" w:line="240" w:lineRule="auto"/>
        <w:rPr>
          <w:ins w:id="132" w:author="Unknown"/>
          <w:rFonts w:ascii="Times New Roman" w:eastAsia="Times New Roman" w:hAnsi="Times New Roman" w:cs="Times New Roman"/>
          <w:sz w:val="24"/>
          <w:szCs w:val="24"/>
          <w:lang w:eastAsia="es-PE"/>
        </w:rPr>
      </w:pPr>
      <w:ins w:id="133" w:author="Unknown">
        <w:r w:rsidRPr="00E60B2F">
          <w:rPr>
            <w:rFonts w:ascii="Times New Roman" w:eastAsia="Times New Roman" w:hAnsi="Times New Roman" w:cs="Times New Roman"/>
            <w:sz w:val="24"/>
            <w:szCs w:val="24"/>
            <w:lang w:eastAsia="es-PE"/>
          </w:rPr>
          <w:pict>
            <v:rect id="_x0000_i1047" style="width:0;height:1.5pt" o:hralign="center" o:hrstd="t" o:hr="t" fillcolor="#aca899" stroked="f"/>
          </w:pict>
        </w:r>
      </w:ins>
    </w:p>
    <w:p w:rsidR="00E60B2F" w:rsidRPr="00E60B2F" w:rsidRDefault="00E60B2F" w:rsidP="00E60B2F">
      <w:pPr>
        <w:spacing w:after="0" w:line="240" w:lineRule="auto"/>
        <w:rPr>
          <w:ins w:id="134" w:author="Unknown"/>
          <w:rFonts w:ascii="Times New Roman" w:eastAsia="Times New Roman" w:hAnsi="Times New Roman" w:cs="Times New Roman"/>
          <w:sz w:val="24"/>
          <w:szCs w:val="24"/>
          <w:lang w:eastAsia="es-PE"/>
        </w:rPr>
      </w:pPr>
      <w:ins w:id="135" w:author="Unknown">
        <w:r w:rsidRPr="00E60B2F">
          <w:rPr>
            <w:rFonts w:ascii="Times New Roman" w:eastAsia="Times New Roman" w:hAnsi="Times New Roman" w:cs="Times New Roman"/>
            <w:sz w:val="24"/>
            <w:szCs w:val="24"/>
            <w:lang w:eastAsia="es-PE"/>
          </w:rPr>
          <w:t xml:space="preserve">Ver conexiones solo del protocolo TCPv4: </w:t>
        </w:r>
        <w:r w:rsidRPr="00E60B2F">
          <w:rPr>
            <w:rFonts w:ascii="Times New Roman" w:eastAsia="Times New Roman" w:hAnsi="Times New Roman" w:cs="Times New Roman"/>
            <w:b/>
            <w:bCs/>
            <w:sz w:val="24"/>
            <w:szCs w:val="24"/>
            <w:lang w:eastAsia="es-PE"/>
          </w:rPr>
          <w:t>NETSTAT -AON -P TCP 04</w:t>
        </w:r>
      </w:ins>
    </w:p>
    <w:p w:rsidR="00E60B2F" w:rsidRPr="00E60B2F" w:rsidRDefault="00E60B2F" w:rsidP="00E60B2F">
      <w:pPr>
        <w:spacing w:after="0" w:line="240" w:lineRule="auto"/>
        <w:rPr>
          <w:ins w:id="136" w:author="Unknown"/>
          <w:rFonts w:ascii="Times New Roman" w:eastAsia="Times New Roman" w:hAnsi="Times New Roman" w:cs="Times New Roman"/>
          <w:sz w:val="24"/>
          <w:szCs w:val="24"/>
          <w:lang w:eastAsia="es-PE"/>
        </w:rPr>
      </w:pPr>
      <w:ins w:id="137" w:author="Unknown">
        <w:r w:rsidRPr="00E60B2F">
          <w:rPr>
            <w:rFonts w:ascii="Times New Roman" w:eastAsia="Times New Roman" w:hAnsi="Times New Roman" w:cs="Times New Roman"/>
            <w:sz w:val="24"/>
            <w:szCs w:val="24"/>
            <w:lang w:eastAsia="es-PE"/>
          </w:rPr>
          <w:pict>
            <v:rect id="_x0000_i1048" style="width:0;height:1.5pt" o:hralign="center" o:hrstd="t" o:hr="t" fillcolor="#aca899" stroked="f"/>
          </w:pict>
        </w:r>
      </w:ins>
    </w:p>
    <w:p w:rsidR="00E60B2F" w:rsidRPr="00E60B2F" w:rsidRDefault="00E60B2F" w:rsidP="00E60B2F">
      <w:pPr>
        <w:spacing w:after="0" w:line="240" w:lineRule="auto"/>
        <w:rPr>
          <w:ins w:id="138" w:author="Unknown"/>
          <w:rFonts w:ascii="Times New Roman" w:eastAsia="Times New Roman" w:hAnsi="Times New Roman" w:cs="Times New Roman"/>
          <w:sz w:val="24"/>
          <w:szCs w:val="24"/>
          <w:lang w:eastAsia="es-PE"/>
        </w:rPr>
      </w:pPr>
      <w:ins w:id="139" w:author="Unknown">
        <w:r w:rsidRPr="00E60B2F">
          <w:rPr>
            <w:rFonts w:ascii="Times New Roman" w:eastAsia="Times New Roman" w:hAnsi="Times New Roman" w:cs="Times New Roman"/>
            <w:sz w:val="24"/>
            <w:szCs w:val="24"/>
            <w:lang w:eastAsia="es-PE"/>
          </w:rPr>
          <w:t xml:space="preserve">Ver los puertos abiertos a la escucha: </w:t>
        </w:r>
        <w:r w:rsidRPr="00E60B2F">
          <w:rPr>
            <w:rFonts w:ascii="Times New Roman" w:eastAsia="Times New Roman" w:hAnsi="Times New Roman" w:cs="Times New Roman"/>
            <w:b/>
            <w:bCs/>
            <w:sz w:val="24"/>
            <w:szCs w:val="24"/>
            <w:lang w:eastAsia="es-PE"/>
          </w:rPr>
          <w:t>NETSTAT -AN 04|FINDSTR /C</w:t>
        </w:r>
        <w:proofErr w:type="gramStart"/>
        <w:r w:rsidRPr="00E60B2F">
          <w:rPr>
            <w:rFonts w:ascii="Times New Roman" w:eastAsia="Times New Roman" w:hAnsi="Times New Roman" w:cs="Times New Roman"/>
            <w:b/>
            <w:bCs/>
            <w:sz w:val="24"/>
            <w:szCs w:val="24"/>
            <w:lang w:eastAsia="es-PE"/>
          </w:rPr>
          <w:t>:LISTENING</w:t>
        </w:r>
        <w:proofErr w:type="gramEnd"/>
      </w:ins>
    </w:p>
    <w:p w:rsidR="00E60B2F" w:rsidRPr="00E60B2F" w:rsidRDefault="00E60B2F" w:rsidP="00E60B2F">
      <w:pPr>
        <w:spacing w:after="0" w:line="240" w:lineRule="auto"/>
        <w:rPr>
          <w:ins w:id="140" w:author="Unknown"/>
          <w:rFonts w:ascii="Times New Roman" w:eastAsia="Times New Roman" w:hAnsi="Times New Roman" w:cs="Times New Roman"/>
          <w:sz w:val="24"/>
          <w:szCs w:val="24"/>
          <w:lang w:eastAsia="es-PE"/>
        </w:rPr>
      </w:pPr>
      <w:ins w:id="141" w:author="Unknown">
        <w:r w:rsidRPr="00E60B2F">
          <w:rPr>
            <w:rFonts w:ascii="Times New Roman" w:eastAsia="Times New Roman" w:hAnsi="Times New Roman" w:cs="Times New Roman"/>
            <w:sz w:val="24"/>
            <w:szCs w:val="24"/>
            <w:lang w:eastAsia="es-PE"/>
          </w:rPr>
          <w:pict>
            <v:rect id="_x0000_i1049" style="width:0;height:1.5pt" o:hralign="center" o:hrstd="t" o:hr="t" fillcolor="#aca899" stroked="f"/>
          </w:pict>
        </w:r>
      </w:ins>
    </w:p>
    <w:p w:rsidR="00E60B2F" w:rsidRPr="00E60B2F" w:rsidRDefault="00E60B2F" w:rsidP="00E60B2F">
      <w:pPr>
        <w:spacing w:after="0" w:line="240" w:lineRule="auto"/>
        <w:rPr>
          <w:ins w:id="142" w:author="Unknown"/>
          <w:rFonts w:ascii="Times New Roman" w:eastAsia="Times New Roman" w:hAnsi="Times New Roman" w:cs="Times New Roman"/>
          <w:sz w:val="24"/>
          <w:szCs w:val="24"/>
          <w:lang w:eastAsia="es-PE"/>
        </w:rPr>
      </w:pPr>
      <w:ins w:id="143" w:author="Unknown">
        <w:r w:rsidRPr="00E60B2F">
          <w:rPr>
            <w:rFonts w:ascii="Times New Roman" w:eastAsia="Times New Roman" w:hAnsi="Times New Roman" w:cs="Times New Roman"/>
            <w:sz w:val="24"/>
            <w:szCs w:val="24"/>
            <w:lang w:eastAsia="es-PE"/>
          </w:rPr>
          <w:t xml:space="preserve">Ver los puertos y conexiones establecidas: </w:t>
        </w:r>
        <w:r w:rsidRPr="00E60B2F">
          <w:rPr>
            <w:rFonts w:ascii="Times New Roman" w:eastAsia="Times New Roman" w:hAnsi="Times New Roman" w:cs="Times New Roman"/>
            <w:b/>
            <w:bCs/>
            <w:sz w:val="24"/>
            <w:szCs w:val="24"/>
            <w:lang w:eastAsia="es-PE"/>
          </w:rPr>
          <w:t>NETSTAT -ANO -P TCP 04|FINDSTR /C</w:t>
        </w:r>
        <w:proofErr w:type="gramStart"/>
        <w:r w:rsidRPr="00E60B2F">
          <w:rPr>
            <w:rFonts w:ascii="Times New Roman" w:eastAsia="Times New Roman" w:hAnsi="Times New Roman" w:cs="Times New Roman"/>
            <w:b/>
            <w:bCs/>
            <w:sz w:val="24"/>
            <w:szCs w:val="24"/>
            <w:lang w:eastAsia="es-PE"/>
          </w:rPr>
          <w:t>:ESTABLISHED</w:t>
        </w:r>
        <w:proofErr w:type="gramEnd"/>
      </w:ins>
    </w:p>
    <w:p w:rsidR="00E60B2F" w:rsidRPr="00E60B2F" w:rsidRDefault="00E60B2F" w:rsidP="00E60B2F">
      <w:pPr>
        <w:spacing w:after="0" w:line="240" w:lineRule="auto"/>
        <w:rPr>
          <w:ins w:id="144" w:author="Unknown"/>
          <w:rFonts w:ascii="Times New Roman" w:eastAsia="Times New Roman" w:hAnsi="Times New Roman" w:cs="Times New Roman"/>
          <w:sz w:val="24"/>
          <w:szCs w:val="24"/>
          <w:lang w:eastAsia="es-PE"/>
        </w:rPr>
      </w:pPr>
      <w:ins w:id="145" w:author="Unknown">
        <w:r w:rsidRPr="00E60B2F">
          <w:rPr>
            <w:rFonts w:ascii="Times New Roman" w:eastAsia="Times New Roman" w:hAnsi="Times New Roman" w:cs="Times New Roman"/>
            <w:sz w:val="24"/>
            <w:szCs w:val="24"/>
            <w:lang w:eastAsia="es-PE"/>
          </w:rPr>
          <w:pict>
            <v:rect id="_x0000_i1050" style="width:0;height:1.5pt" o:hralign="center" o:hrstd="t" o:hr="t" fillcolor="#aca899" stroked="f"/>
          </w:pict>
        </w:r>
      </w:ins>
    </w:p>
    <w:p w:rsidR="00E60B2F" w:rsidRPr="00E60B2F" w:rsidRDefault="00E60B2F" w:rsidP="00E60B2F">
      <w:pPr>
        <w:spacing w:after="0" w:line="240" w:lineRule="auto"/>
        <w:rPr>
          <w:ins w:id="146" w:author="Unknown"/>
          <w:rFonts w:ascii="Times New Roman" w:eastAsia="Times New Roman" w:hAnsi="Times New Roman" w:cs="Times New Roman"/>
          <w:sz w:val="24"/>
          <w:szCs w:val="24"/>
          <w:lang w:eastAsia="es-PE"/>
        </w:rPr>
      </w:pPr>
      <w:ins w:id="147" w:author="Unknown">
        <w:r w:rsidRPr="00E60B2F">
          <w:rPr>
            <w:rFonts w:ascii="Times New Roman" w:eastAsia="Times New Roman" w:hAnsi="Times New Roman" w:cs="Times New Roman"/>
            <w:sz w:val="24"/>
            <w:szCs w:val="24"/>
            <w:lang w:eastAsia="es-PE"/>
          </w:rPr>
          <w:t>Crear informe de las conexiones establecidas:</w:t>
        </w:r>
        <w:r w:rsidRPr="00E60B2F">
          <w:rPr>
            <w:rFonts w:ascii="Times New Roman" w:eastAsia="Times New Roman" w:hAnsi="Times New Roman" w:cs="Times New Roman"/>
            <w:sz w:val="24"/>
            <w:szCs w:val="24"/>
            <w:lang w:eastAsia="es-PE"/>
          </w:rPr>
          <w:br/>
        </w:r>
        <w:r w:rsidRPr="00E60B2F">
          <w:rPr>
            <w:rFonts w:ascii="Times New Roman" w:eastAsia="Times New Roman" w:hAnsi="Times New Roman" w:cs="Times New Roman"/>
            <w:b/>
            <w:bCs/>
            <w:sz w:val="24"/>
            <w:szCs w:val="24"/>
            <w:lang w:eastAsia="es-PE"/>
          </w:rPr>
          <w:t>NETSTAT -ANO -P TCP 04|FINDSTR /C</w:t>
        </w:r>
        <w:proofErr w:type="gramStart"/>
        <w:r w:rsidRPr="00E60B2F">
          <w:rPr>
            <w:rFonts w:ascii="Times New Roman" w:eastAsia="Times New Roman" w:hAnsi="Times New Roman" w:cs="Times New Roman"/>
            <w:b/>
            <w:bCs/>
            <w:sz w:val="24"/>
            <w:szCs w:val="24"/>
            <w:lang w:eastAsia="es-PE"/>
          </w:rPr>
          <w:t>:ESTABLISHED</w:t>
        </w:r>
        <w:proofErr w:type="gramEnd"/>
        <w:r w:rsidRPr="00E60B2F">
          <w:rPr>
            <w:rFonts w:ascii="Times New Roman" w:eastAsia="Times New Roman" w:hAnsi="Times New Roman" w:cs="Times New Roman"/>
            <w:b/>
            <w:bCs/>
            <w:sz w:val="24"/>
            <w:szCs w:val="24"/>
            <w:lang w:eastAsia="es-PE"/>
          </w:rPr>
          <w:t>&gt;Conex.txt</w:t>
        </w:r>
      </w:ins>
    </w:p>
    <w:p w:rsidR="00E60B2F" w:rsidRPr="00E60B2F" w:rsidRDefault="00E60B2F" w:rsidP="00E60B2F">
      <w:pPr>
        <w:spacing w:after="0" w:line="240" w:lineRule="auto"/>
        <w:rPr>
          <w:ins w:id="148" w:author="Unknown"/>
          <w:rFonts w:ascii="Times New Roman" w:eastAsia="Times New Roman" w:hAnsi="Times New Roman" w:cs="Times New Roman"/>
          <w:sz w:val="24"/>
          <w:szCs w:val="24"/>
          <w:lang w:eastAsia="es-PE"/>
        </w:rPr>
      </w:pPr>
      <w:ins w:id="149" w:author="Unknown">
        <w:r w:rsidRPr="00E60B2F">
          <w:rPr>
            <w:rFonts w:ascii="Times New Roman" w:eastAsia="Times New Roman" w:hAnsi="Times New Roman" w:cs="Times New Roman"/>
            <w:sz w:val="24"/>
            <w:szCs w:val="24"/>
            <w:lang w:eastAsia="es-PE"/>
          </w:rPr>
          <w:pict>
            <v:rect id="_x0000_i1051" style="width:0;height:1.5pt" o:hralign="center" o:hrstd="t" o:hr="t" fillcolor="#aca899" stroked="f"/>
          </w:pict>
        </w:r>
      </w:ins>
    </w:p>
    <w:p w:rsidR="00E60B2F" w:rsidRPr="00E60B2F" w:rsidRDefault="00E60B2F" w:rsidP="00E60B2F">
      <w:pPr>
        <w:spacing w:after="0" w:line="240" w:lineRule="auto"/>
        <w:rPr>
          <w:ins w:id="150" w:author="Unknown"/>
          <w:rFonts w:ascii="Times New Roman" w:eastAsia="Times New Roman" w:hAnsi="Times New Roman" w:cs="Times New Roman"/>
          <w:sz w:val="24"/>
          <w:szCs w:val="24"/>
          <w:lang w:eastAsia="es-PE"/>
        </w:rPr>
      </w:pPr>
      <w:ins w:id="151" w:author="Unknown">
        <w:r w:rsidRPr="00E60B2F">
          <w:rPr>
            <w:rFonts w:ascii="Times New Roman" w:eastAsia="Times New Roman" w:hAnsi="Times New Roman" w:cs="Times New Roman"/>
            <w:sz w:val="24"/>
            <w:szCs w:val="24"/>
            <w:lang w:eastAsia="es-PE"/>
          </w:rPr>
          <w:t>Aplicaciones involucradas en conexiones con el exterior:</w:t>
        </w:r>
        <w:r w:rsidRPr="00E60B2F">
          <w:rPr>
            <w:rFonts w:ascii="Times New Roman" w:eastAsia="Times New Roman" w:hAnsi="Times New Roman" w:cs="Times New Roman"/>
            <w:sz w:val="24"/>
            <w:szCs w:val="24"/>
            <w:lang w:eastAsia="es-PE"/>
          </w:rPr>
          <w:br/>
        </w:r>
        <w:r w:rsidRPr="00E60B2F">
          <w:rPr>
            <w:rFonts w:ascii="Times New Roman" w:eastAsia="Times New Roman" w:hAnsi="Times New Roman" w:cs="Times New Roman"/>
            <w:b/>
            <w:bCs/>
            <w:sz w:val="24"/>
            <w:szCs w:val="24"/>
            <w:lang w:eastAsia="es-PE"/>
          </w:rPr>
          <w:t>NETSTAT -ANOB -P TCP 04|FINDSTR /C</w:t>
        </w:r>
        <w:proofErr w:type="gramStart"/>
        <w:r w:rsidRPr="00E60B2F">
          <w:rPr>
            <w:rFonts w:ascii="Times New Roman" w:eastAsia="Times New Roman" w:hAnsi="Times New Roman" w:cs="Times New Roman"/>
            <w:b/>
            <w:bCs/>
            <w:sz w:val="24"/>
            <w:szCs w:val="24"/>
            <w:lang w:eastAsia="es-PE"/>
          </w:rPr>
          <w:t>:ESTABLISHED</w:t>
        </w:r>
        <w:proofErr w:type="gramEnd"/>
      </w:ins>
    </w:p>
    <w:p w:rsidR="00E60B2F" w:rsidRPr="00E60B2F" w:rsidRDefault="00E60B2F" w:rsidP="00E60B2F">
      <w:pPr>
        <w:spacing w:after="0" w:line="240" w:lineRule="auto"/>
        <w:rPr>
          <w:ins w:id="152" w:author="Unknown"/>
          <w:rFonts w:ascii="Times New Roman" w:eastAsia="Times New Roman" w:hAnsi="Times New Roman" w:cs="Times New Roman"/>
          <w:sz w:val="24"/>
          <w:szCs w:val="24"/>
          <w:lang w:eastAsia="es-PE"/>
        </w:rPr>
      </w:pPr>
      <w:ins w:id="153" w:author="Unknown">
        <w:r w:rsidRPr="00E60B2F">
          <w:rPr>
            <w:rFonts w:ascii="Times New Roman" w:eastAsia="Times New Roman" w:hAnsi="Times New Roman" w:cs="Times New Roman"/>
            <w:sz w:val="24"/>
            <w:szCs w:val="24"/>
            <w:lang w:eastAsia="es-PE"/>
          </w:rPr>
          <w:pict>
            <v:rect id="_x0000_i1052" style="width:0;height:1.5pt" o:hralign="center" o:hrstd="t" o:hr="t" fillcolor="#aca899" stroked="f"/>
          </w:pict>
        </w:r>
      </w:ins>
    </w:p>
    <w:p w:rsidR="00E60B2F" w:rsidRPr="00E60B2F" w:rsidRDefault="00E60B2F" w:rsidP="00E60B2F">
      <w:pPr>
        <w:spacing w:after="0" w:line="240" w:lineRule="auto"/>
        <w:rPr>
          <w:ins w:id="154" w:author="Unknown"/>
          <w:rFonts w:ascii="Times New Roman" w:eastAsia="Times New Roman" w:hAnsi="Times New Roman" w:cs="Times New Roman"/>
          <w:sz w:val="24"/>
          <w:szCs w:val="24"/>
          <w:lang w:eastAsia="es-PE"/>
        </w:rPr>
      </w:pPr>
      <w:ins w:id="155" w:author="Unknown">
        <w:r w:rsidRPr="00E60B2F">
          <w:rPr>
            <w:rFonts w:ascii="Times New Roman" w:eastAsia="Times New Roman" w:hAnsi="Times New Roman" w:cs="Times New Roman"/>
            <w:sz w:val="24"/>
            <w:szCs w:val="24"/>
            <w:lang w:eastAsia="es-PE"/>
          </w:rPr>
          <w:t>Informe de las Aplicaciones involucradas en conexiones con el exterior:</w:t>
        </w:r>
        <w:r w:rsidRPr="00E60B2F">
          <w:rPr>
            <w:rFonts w:ascii="Times New Roman" w:eastAsia="Times New Roman" w:hAnsi="Times New Roman" w:cs="Times New Roman"/>
            <w:sz w:val="24"/>
            <w:szCs w:val="24"/>
            <w:lang w:eastAsia="es-PE"/>
          </w:rPr>
          <w:br/>
        </w:r>
        <w:r w:rsidRPr="00E60B2F">
          <w:rPr>
            <w:rFonts w:ascii="Times New Roman" w:eastAsia="Times New Roman" w:hAnsi="Times New Roman" w:cs="Times New Roman"/>
            <w:b/>
            <w:bCs/>
            <w:sz w:val="24"/>
            <w:szCs w:val="24"/>
            <w:lang w:eastAsia="es-PE"/>
          </w:rPr>
          <w:t>NETSTAT -ANOB -P TCP 04|FINDSTR /C</w:t>
        </w:r>
        <w:proofErr w:type="gramStart"/>
        <w:r w:rsidRPr="00E60B2F">
          <w:rPr>
            <w:rFonts w:ascii="Times New Roman" w:eastAsia="Times New Roman" w:hAnsi="Times New Roman" w:cs="Times New Roman"/>
            <w:b/>
            <w:bCs/>
            <w:sz w:val="24"/>
            <w:szCs w:val="24"/>
            <w:lang w:eastAsia="es-PE"/>
          </w:rPr>
          <w:t>:ESTABLISHED</w:t>
        </w:r>
        <w:proofErr w:type="gramEnd"/>
        <w:r w:rsidRPr="00E60B2F">
          <w:rPr>
            <w:rFonts w:ascii="Times New Roman" w:eastAsia="Times New Roman" w:hAnsi="Times New Roman" w:cs="Times New Roman"/>
            <w:b/>
            <w:bCs/>
            <w:sz w:val="24"/>
            <w:szCs w:val="24"/>
            <w:lang w:eastAsia="es-PE"/>
          </w:rPr>
          <w:t>&gt;Aplic.txt</w:t>
        </w:r>
      </w:ins>
    </w:p>
    <w:p w:rsidR="00E60B2F" w:rsidRPr="00E60B2F" w:rsidRDefault="00E60B2F" w:rsidP="00E60B2F">
      <w:pPr>
        <w:spacing w:after="0" w:line="240" w:lineRule="auto"/>
        <w:rPr>
          <w:ins w:id="156" w:author="Unknown"/>
          <w:rFonts w:ascii="Times New Roman" w:eastAsia="Times New Roman" w:hAnsi="Times New Roman" w:cs="Times New Roman"/>
          <w:sz w:val="24"/>
          <w:szCs w:val="24"/>
          <w:lang w:eastAsia="es-PE"/>
        </w:rPr>
      </w:pPr>
    </w:p>
    <w:p w:rsidR="00E60B2F" w:rsidRPr="00E60B2F" w:rsidRDefault="00E60B2F" w:rsidP="00E60B2F">
      <w:pPr>
        <w:shd w:val="clear" w:color="auto" w:fill="D4EEFD"/>
        <w:spacing w:after="180" w:line="240" w:lineRule="auto"/>
        <w:rPr>
          <w:ins w:id="157" w:author="Unknown"/>
          <w:rFonts w:ascii="Times New Roman" w:eastAsia="Times New Roman" w:hAnsi="Times New Roman" w:cs="Times New Roman"/>
          <w:lang w:eastAsia="es-PE"/>
        </w:rPr>
      </w:pPr>
      <w:ins w:id="158" w:author="Unknown">
        <w:r w:rsidRPr="00E60B2F">
          <w:rPr>
            <w:rFonts w:ascii="Times New Roman" w:eastAsia="Times New Roman" w:hAnsi="Times New Roman" w:cs="Times New Roman"/>
            <w:lang w:eastAsia="es-PE"/>
          </w:rPr>
          <w:t xml:space="preserve">El uso de NETSTAT se puede complementar con una aplicación gratis llamada </w:t>
        </w:r>
        <w:proofErr w:type="spellStart"/>
        <w:r w:rsidRPr="00E60B2F">
          <w:rPr>
            <w:rFonts w:ascii="Times New Roman" w:eastAsia="Times New Roman" w:hAnsi="Times New Roman" w:cs="Times New Roman"/>
            <w:lang w:eastAsia="es-PE"/>
          </w:rPr>
          <w:t>CurrentPorts</w:t>
        </w:r>
        <w:proofErr w:type="spellEnd"/>
        <w:r w:rsidRPr="00E60B2F">
          <w:rPr>
            <w:rFonts w:ascii="Times New Roman" w:eastAsia="Times New Roman" w:hAnsi="Times New Roman" w:cs="Times New Roman"/>
            <w:lang w:eastAsia="es-PE"/>
          </w:rPr>
          <w:t>, que permite monitorear el estado de los puertos del equipo y nos ofrece información amplia sobre las conexiones con el exterior.</w:t>
        </w:r>
        <w:r w:rsidRPr="00E60B2F">
          <w:rPr>
            <w:rFonts w:ascii="Times New Roman" w:eastAsia="Times New Roman" w:hAnsi="Times New Roman" w:cs="Times New Roman"/>
            <w:lang w:eastAsia="es-PE"/>
          </w:rPr>
          <w:br/>
          <w:t xml:space="preserve">Lee más sobre esta herramienta y descárgala gratis en el siguiente artículo: </w:t>
        </w:r>
        <w:r w:rsidRPr="00E60B2F">
          <w:rPr>
            <w:rFonts w:ascii="Times New Roman" w:eastAsia="Times New Roman" w:hAnsi="Times New Roman" w:cs="Times New Roman"/>
            <w:lang w:eastAsia="es-PE"/>
          </w:rPr>
          <w:fldChar w:fldCharType="begin"/>
        </w:r>
        <w:r w:rsidRPr="00E60B2F">
          <w:rPr>
            <w:rFonts w:ascii="Times New Roman" w:eastAsia="Times New Roman" w:hAnsi="Times New Roman" w:cs="Times New Roman"/>
            <w:lang w:eastAsia="es-PE"/>
          </w:rPr>
          <w:instrText xml:space="preserve"> HYPERLINK "http://norfipc.com/recuperar/puertos-abiertos.html" \t "_blank" </w:instrText>
        </w:r>
        <w:r w:rsidRPr="00E60B2F">
          <w:rPr>
            <w:rFonts w:ascii="Times New Roman" w:eastAsia="Times New Roman" w:hAnsi="Times New Roman" w:cs="Times New Roman"/>
            <w:lang w:eastAsia="es-PE"/>
          </w:rPr>
          <w:fldChar w:fldCharType="separate"/>
        </w:r>
        <w:r w:rsidRPr="00E60B2F">
          <w:rPr>
            <w:rFonts w:ascii="Times New Roman" w:eastAsia="Times New Roman" w:hAnsi="Times New Roman" w:cs="Times New Roman"/>
            <w:color w:val="0000FF"/>
            <w:u w:val="single"/>
            <w:lang w:eastAsia="es-PE"/>
          </w:rPr>
          <w:t xml:space="preserve">Utilizar </w:t>
        </w:r>
        <w:proofErr w:type="spellStart"/>
        <w:r w:rsidRPr="00E60B2F">
          <w:rPr>
            <w:rFonts w:ascii="Times New Roman" w:eastAsia="Times New Roman" w:hAnsi="Times New Roman" w:cs="Times New Roman"/>
            <w:color w:val="0000FF"/>
            <w:u w:val="single"/>
            <w:lang w:eastAsia="es-PE"/>
          </w:rPr>
          <w:t>CurrentPorts</w:t>
        </w:r>
        <w:proofErr w:type="spellEnd"/>
        <w:r w:rsidRPr="00E60B2F">
          <w:rPr>
            <w:rFonts w:ascii="Times New Roman" w:eastAsia="Times New Roman" w:hAnsi="Times New Roman" w:cs="Times New Roman"/>
            <w:color w:val="0000FF"/>
            <w:u w:val="single"/>
            <w:lang w:eastAsia="es-PE"/>
          </w:rPr>
          <w:t xml:space="preserve"> para obtener toda la información sobre los puertos del equipo</w:t>
        </w:r>
        <w:r w:rsidRPr="00E60B2F">
          <w:rPr>
            <w:rFonts w:ascii="Times New Roman" w:eastAsia="Times New Roman" w:hAnsi="Times New Roman" w:cs="Times New Roman"/>
            <w:lang w:eastAsia="es-PE"/>
          </w:rPr>
          <w:fldChar w:fldCharType="end"/>
        </w:r>
      </w:ins>
    </w:p>
    <w:p w:rsidR="00D066F5" w:rsidRDefault="00D066F5">
      <w:bookmarkStart w:id="159" w:name="_GoBack"/>
      <w:bookmarkEnd w:id="159"/>
    </w:p>
    <w:sectPr w:rsidR="00D066F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0B2F"/>
    <w:rsid w:val="00D066F5"/>
    <w:rsid w:val="00E60B2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E60B2F"/>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link w:val="Ttulo3Car"/>
    <w:uiPriority w:val="9"/>
    <w:qFormat/>
    <w:rsid w:val="00E60B2F"/>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paragraph" w:styleId="Ttulo4">
    <w:name w:val="heading 4"/>
    <w:basedOn w:val="Normal"/>
    <w:link w:val="Ttulo4Car"/>
    <w:uiPriority w:val="9"/>
    <w:qFormat/>
    <w:rsid w:val="00E60B2F"/>
    <w:pPr>
      <w:spacing w:before="100" w:beforeAutospacing="1" w:after="100" w:afterAutospacing="1" w:line="240" w:lineRule="auto"/>
      <w:outlineLvl w:val="3"/>
    </w:pPr>
    <w:rPr>
      <w:rFonts w:ascii="Times New Roman" w:eastAsia="Times New Roman" w:hAnsi="Times New Roman" w:cs="Times New Roman"/>
      <w:b/>
      <w:bCs/>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E60B2F"/>
    <w:rPr>
      <w:rFonts w:ascii="Times New Roman" w:eastAsia="Times New Roman" w:hAnsi="Times New Roman" w:cs="Times New Roman"/>
      <w:b/>
      <w:bCs/>
      <w:sz w:val="36"/>
      <w:szCs w:val="36"/>
      <w:lang w:eastAsia="es-PE"/>
    </w:rPr>
  </w:style>
  <w:style w:type="character" w:customStyle="1" w:styleId="Ttulo3Car">
    <w:name w:val="Título 3 Car"/>
    <w:basedOn w:val="Fuentedeprrafopredeter"/>
    <w:link w:val="Ttulo3"/>
    <w:uiPriority w:val="9"/>
    <w:rsid w:val="00E60B2F"/>
    <w:rPr>
      <w:rFonts w:ascii="Times New Roman" w:eastAsia="Times New Roman" w:hAnsi="Times New Roman" w:cs="Times New Roman"/>
      <w:b/>
      <w:bCs/>
      <w:sz w:val="27"/>
      <w:szCs w:val="27"/>
      <w:lang w:eastAsia="es-PE"/>
    </w:rPr>
  </w:style>
  <w:style w:type="character" w:customStyle="1" w:styleId="Ttulo4Car">
    <w:name w:val="Título 4 Car"/>
    <w:basedOn w:val="Fuentedeprrafopredeter"/>
    <w:link w:val="Ttulo4"/>
    <w:uiPriority w:val="9"/>
    <w:rsid w:val="00E60B2F"/>
    <w:rPr>
      <w:rFonts w:ascii="Times New Roman" w:eastAsia="Times New Roman" w:hAnsi="Times New Roman" w:cs="Times New Roman"/>
      <w:b/>
      <w:bCs/>
      <w:sz w:val="24"/>
      <w:szCs w:val="24"/>
      <w:lang w:eastAsia="es-PE"/>
    </w:rPr>
  </w:style>
  <w:style w:type="paragraph" w:styleId="HTMLconformatoprevio">
    <w:name w:val="HTML Preformatted"/>
    <w:basedOn w:val="Normal"/>
    <w:link w:val="HTMLconformatoprevioCar"/>
    <w:uiPriority w:val="99"/>
    <w:semiHidden/>
    <w:unhideWhenUsed/>
    <w:rsid w:val="00E60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PE"/>
    </w:rPr>
  </w:style>
  <w:style w:type="character" w:customStyle="1" w:styleId="HTMLconformatoprevioCar">
    <w:name w:val="HTML con formato previo Car"/>
    <w:basedOn w:val="Fuentedeprrafopredeter"/>
    <w:link w:val="HTMLconformatoprevio"/>
    <w:uiPriority w:val="99"/>
    <w:semiHidden/>
    <w:rsid w:val="00E60B2F"/>
    <w:rPr>
      <w:rFonts w:ascii="Courier New" w:eastAsia="Times New Roman" w:hAnsi="Courier New" w:cs="Courier New"/>
      <w:sz w:val="20"/>
      <w:szCs w:val="20"/>
      <w:lang w:eastAsia="es-PE"/>
    </w:rPr>
  </w:style>
  <w:style w:type="character" w:styleId="Hipervnculo">
    <w:name w:val="Hyperlink"/>
    <w:basedOn w:val="Fuentedeprrafopredeter"/>
    <w:uiPriority w:val="99"/>
    <w:semiHidden/>
    <w:unhideWhenUsed/>
    <w:rsid w:val="00E60B2F"/>
    <w:rPr>
      <w:color w:val="0000FF"/>
      <w:u w:val="single"/>
    </w:rPr>
  </w:style>
  <w:style w:type="paragraph" w:styleId="Textodeglobo">
    <w:name w:val="Balloon Text"/>
    <w:basedOn w:val="Normal"/>
    <w:link w:val="TextodegloboCar"/>
    <w:uiPriority w:val="99"/>
    <w:semiHidden/>
    <w:unhideWhenUsed/>
    <w:rsid w:val="00E60B2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60B2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E60B2F"/>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link w:val="Ttulo3Car"/>
    <w:uiPriority w:val="9"/>
    <w:qFormat/>
    <w:rsid w:val="00E60B2F"/>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paragraph" w:styleId="Ttulo4">
    <w:name w:val="heading 4"/>
    <w:basedOn w:val="Normal"/>
    <w:link w:val="Ttulo4Car"/>
    <w:uiPriority w:val="9"/>
    <w:qFormat/>
    <w:rsid w:val="00E60B2F"/>
    <w:pPr>
      <w:spacing w:before="100" w:beforeAutospacing="1" w:after="100" w:afterAutospacing="1" w:line="240" w:lineRule="auto"/>
      <w:outlineLvl w:val="3"/>
    </w:pPr>
    <w:rPr>
      <w:rFonts w:ascii="Times New Roman" w:eastAsia="Times New Roman" w:hAnsi="Times New Roman" w:cs="Times New Roman"/>
      <w:b/>
      <w:bCs/>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E60B2F"/>
    <w:rPr>
      <w:rFonts w:ascii="Times New Roman" w:eastAsia="Times New Roman" w:hAnsi="Times New Roman" w:cs="Times New Roman"/>
      <w:b/>
      <w:bCs/>
      <w:sz w:val="36"/>
      <w:szCs w:val="36"/>
      <w:lang w:eastAsia="es-PE"/>
    </w:rPr>
  </w:style>
  <w:style w:type="character" w:customStyle="1" w:styleId="Ttulo3Car">
    <w:name w:val="Título 3 Car"/>
    <w:basedOn w:val="Fuentedeprrafopredeter"/>
    <w:link w:val="Ttulo3"/>
    <w:uiPriority w:val="9"/>
    <w:rsid w:val="00E60B2F"/>
    <w:rPr>
      <w:rFonts w:ascii="Times New Roman" w:eastAsia="Times New Roman" w:hAnsi="Times New Roman" w:cs="Times New Roman"/>
      <w:b/>
      <w:bCs/>
      <w:sz w:val="27"/>
      <w:szCs w:val="27"/>
      <w:lang w:eastAsia="es-PE"/>
    </w:rPr>
  </w:style>
  <w:style w:type="character" w:customStyle="1" w:styleId="Ttulo4Car">
    <w:name w:val="Título 4 Car"/>
    <w:basedOn w:val="Fuentedeprrafopredeter"/>
    <w:link w:val="Ttulo4"/>
    <w:uiPriority w:val="9"/>
    <w:rsid w:val="00E60B2F"/>
    <w:rPr>
      <w:rFonts w:ascii="Times New Roman" w:eastAsia="Times New Roman" w:hAnsi="Times New Roman" w:cs="Times New Roman"/>
      <w:b/>
      <w:bCs/>
      <w:sz w:val="24"/>
      <w:szCs w:val="24"/>
      <w:lang w:eastAsia="es-PE"/>
    </w:rPr>
  </w:style>
  <w:style w:type="paragraph" w:styleId="HTMLconformatoprevio">
    <w:name w:val="HTML Preformatted"/>
    <w:basedOn w:val="Normal"/>
    <w:link w:val="HTMLconformatoprevioCar"/>
    <w:uiPriority w:val="99"/>
    <w:semiHidden/>
    <w:unhideWhenUsed/>
    <w:rsid w:val="00E60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PE"/>
    </w:rPr>
  </w:style>
  <w:style w:type="character" w:customStyle="1" w:styleId="HTMLconformatoprevioCar">
    <w:name w:val="HTML con formato previo Car"/>
    <w:basedOn w:val="Fuentedeprrafopredeter"/>
    <w:link w:val="HTMLconformatoprevio"/>
    <w:uiPriority w:val="99"/>
    <w:semiHidden/>
    <w:rsid w:val="00E60B2F"/>
    <w:rPr>
      <w:rFonts w:ascii="Courier New" w:eastAsia="Times New Roman" w:hAnsi="Courier New" w:cs="Courier New"/>
      <w:sz w:val="20"/>
      <w:szCs w:val="20"/>
      <w:lang w:eastAsia="es-PE"/>
    </w:rPr>
  </w:style>
  <w:style w:type="character" w:styleId="Hipervnculo">
    <w:name w:val="Hyperlink"/>
    <w:basedOn w:val="Fuentedeprrafopredeter"/>
    <w:uiPriority w:val="99"/>
    <w:semiHidden/>
    <w:unhideWhenUsed/>
    <w:rsid w:val="00E60B2F"/>
    <w:rPr>
      <w:color w:val="0000FF"/>
      <w:u w:val="single"/>
    </w:rPr>
  </w:style>
  <w:style w:type="paragraph" w:styleId="Textodeglobo">
    <w:name w:val="Balloon Text"/>
    <w:basedOn w:val="Normal"/>
    <w:link w:val="TextodegloboCar"/>
    <w:uiPriority w:val="99"/>
    <w:semiHidden/>
    <w:unhideWhenUsed/>
    <w:rsid w:val="00E60B2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60B2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9381609">
      <w:bodyDiv w:val="1"/>
      <w:marLeft w:val="0"/>
      <w:marRight w:val="0"/>
      <w:marTop w:val="0"/>
      <w:marBottom w:val="0"/>
      <w:divBdr>
        <w:top w:val="none" w:sz="0" w:space="0" w:color="auto"/>
        <w:left w:val="none" w:sz="0" w:space="0" w:color="auto"/>
        <w:bottom w:val="none" w:sz="0" w:space="0" w:color="auto"/>
        <w:right w:val="none" w:sz="0" w:space="0" w:color="auto"/>
      </w:divBdr>
      <w:divsChild>
        <w:div w:id="1682005673">
          <w:marLeft w:val="0"/>
          <w:marRight w:val="0"/>
          <w:marTop w:val="0"/>
          <w:marBottom w:val="0"/>
          <w:divBdr>
            <w:top w:val="none" w:sz="0" w:space="0" w:color="auto"/>
            <w:left w:val="none" w:sz="0" w:space="0" w:color="auto"/>
            <w:bottom w:val="none" w:sz="0" w:space="0" w:color="auto"/>
            <w:right w:val="none" w:sz="0" w:space="0" w:color="auto"/>
          </w:divBdr>
        </w:div>
        <w:div w:id="608775778">
          <w:marLeft w:val="0"/>
          <w:marRight w:val="0"/>
          <w:marTop w:val="0"/>
          <w:marBottom w:val="0"/>
          <w:divBdr>
            <w:top w:val="none" w:sz="0" w:space="0" w:color="auto"/>
            <w:left w:val="none" w:sz="0" w:space="0" w:color="auto"/>
            <w:bottom w:val="none" w:sz="0" w:space="0" w:color="auto"/>
            <w:right w:val="none" w:sz="0" w:space="0" w:color="auto"/>
          </w:divBdr>
        </w:div>
        <w:div w:id="541208959">
          <w:marLeft w:val="0"/>
          <w:marRight w:val="0"/>
          <w:marTop w:val="0"/>
          <w:marBottom w:val="0"/>
          <w:divBdr>
            <w:top w:val="none" w:sz="0" w:space="0" w:color="auto"/>
            <w:left w:val="none" w:sz="0" w:space="0" w:color="auto"/>
            <w:bottom w:val="none" w:sz="0" w:space="0" w:color="auto"/>
            <w:right w:val="none" w:sz="0" w:space="0" w:color="auto"/>
          </w:divBdr>
        </w:div>
        <w:div w:id="1984847877">
          <w:marLeft w:val="0"/>
          <w:marRight w:val="0"/>
          <w:marTop w:val="0"/>
          <w:marBottom w:val="0"/>
          <w:divBdr>
            <w:top w:val="none" w:sz="0" w:space="0" w:color="auto"/>
            <w:left w:val="none" w:sz="0" w:space="0" w:color="auto"/>
            <w:bottom w:val="none" w:sz="0" w:space="0" w:color="auto"/>
            <w:right w:val="none" w:sz="0" w:space="0" w:color="auto"/>
          </w:divBdr>
        </w:div>
        <w:div w:id="878518064">
          <w:marLeft w:val="0"/>
          <w:marRight w:val="0"/>
          <w:marTop w:val="0"/>
          <w:marBottom w:val="0"/>
          <w:divBdr>
            <w:top w:val="none" w:sz="0" w:space="0" w:color="auto"/>
            <w:left w:val="none" w:sz="0" w:space="0" w:color="auto"/>
            <w:bottom w:val="none" w:sz="0" w:space="0" w:color="auto"/>
            <w:right w:val="none" w:sz="0" w:space="0" w:color="auto"/>
          </w:divBdr>
        </w:div>
        <w:div w:id="401217999">
          <w:marLeft w:val="0"/>
          <w:marRight w:val="0"/>
          <w:marTop w:val="0"/>
          <w:marBottom w:val="0"/>
          <w:divBdr>
            <w:top w:val="none" w:sz="0" w:space="0" w:color="auto"/>
            <w:left w:val="none" w:sz="0" w:space="0" w:color="auto"/>
            <w:bottom w:val="none" w:sz="0" w:space="0" w:color="auto"/>
            <w:right w:val="none" w:sz="0" w:space="0" w:color="auto"/>
          </w:divBdr>
        </w:div>
        <w:div w:id="602111116">
          <w:marLeft w:val="0"/>
          <w:marRight w:val="0"/>
          <w:marTop w:val="540"/>
          <w:marBottom w:val="330"/>
          <w:divBdr>
            <w:top w:val="single" w:sz="6" w:space="9" w:color="B3B3B3"/>
            <w:left w:val="single" w:sz="6" w:space="9" w:color="B3B3B3"/>
            <w:bottom w:val="single" w:sz="6" w:space="9" w:color="B3B3B3"/>
            <w:right w:val="single" w:sz="6" w:space="9" w:color="B3B3B3"/>
          </w:divBdr>
        </w:div>
        <w:div w:id="859122938">
          <w:marLeft w:val="0"/>
          <w:marRight w:val="0"/>
          <w:marTop w:val="540"/>
          <w:marBottom w:val="330"/>
          <w:divBdr>
            <w:top w:val="single" w:sz="6" w:space="9" w:color="B3B3B3"/>
            <w:left w:val="single" w:sz="6" w:space="9" w:color="B3B3B3"/>
            <w:bottom w:val="single" w:sz="6" w:space="9" w:color="B3B3B3"/>
            <w:right w:val="single" w:sz="6" w:space="9" w:color="B3B3B3"/>
          </w:divBdr>
        </w:div>
        <w:div w:id="233315569">
          <w:marLeft w:val="0"/>
          <w:marRight w:val="0"/>
          <w:marTop w:val="90"/>
          <w:marBottom w:val="90"/>
          <w:divBdr>
            <w:top w:val="single" w:sz="6" w:space="8" w:color="DDDDDD"/>
            <w:left w:val="single" w:sz="6" w:space="8" w:color="DDDDDD"/>
            <w:bottom w:val="single" w:sz="6" w:space="8" w:color="DDDDDD"/>
            <w:right w:val="single" w:sz="6" w:space="8" w:color="DDDDDD"/>
          </w:divBdr>
        </w:div>
        <w:div w:id="1202935146">
          <w:marLeft w:val="0"/>
          <w:marRight w:val="0"/>
          <w:marTop w:val="240"/>
          <w:marBottom w:val="240"/>
          <w:divBdr>
            <w:top w:val="single" w:sz="6" w:space="8" w:color="DDDDDD"/>
            <w:left w:val="single" w:sz="6" w:space="8" w:color="DDDDDD"/>
            <w:bottom w:val="single" w:sz="6" w:space="8" w:color="DDDDDD"/>
            <w:right w:val="single" w:sz="6" w:space="8" w:color="DDDDDD"/>
          </w:divBdr>
        </w:div>
        <w:div w:id="1652250170">
          <w:marLeft w:val="0"/>
          <w:marRight w:val="0"/>
          <w:marTop w:val="0"/>
          <w:marBottom w:val="0"/>
          <w:divBdr>
            <w:top w:val="none" w:sz="0" w:space="0" w:color="auto"/>
            <w:left w:val="none" w:sz="0" w:space="0" w:color="auto"/>
            <w:bottom w:val="none" w:sz="0" w:space="0" w:color="auto"/>
            <w:right w:val="none" w:sz="0" w:space="0" w:color="auto"/>
          </w:divBdr>
        </w:div>
        <w:div w:id="373700380">
          <w:marLeft w:val="0"/>
          <w:marRight w:val="0"/>
          <w:marTop w:val="18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control" Target="activeX/activeX4.xml"/><Relationship Id="rId18" Type="http://schemas.openxmlformats.org/officeDocument/2006/relationships/hyperlink" Target="http://norfipc.com/ftp/cmd/n-conexiones-establecidas-informe.zip" TargetMode="External"/><Relationship Id="rId3" Type="http://schemas.openxmlformats.org/officeDocument/2006/relationships/settings" Target="settings.xml"/><Relationship Id="rId21" Type="http://schemas.openxmlformats.org/officeDocument/2006/relationships/hyperlink" Target="http://norfipc.com/ftp/cmd/NetstatTasklistTCP.zip" TargetMode="External"/><Relationship Id="rId7" Type="http://schemas.openxmlformats.org/officeDocument/2006/relationships/control" Target="activeX/activeX1.xml"/><Relationship Id="rId12" Type="http://schemas.openxmlformats.org/officeDocument/2006/relationships/image" Target="media/image5.wmf"/><Relationship Id="rId17" Type="http://schemas.openxmlformats.org/officeDocument/2006/relationships/hyperlink" Target="http://norfipc.com/ftp/cmd/n-conexiones-establecidas.zip" TargetMode="External"/><Relationship Id="rId2" Type="http://schemas.microsoft.com/office/2007/relationships/stylesWithEffects" Target="stylesWithEffects.xml"/><Relationship Id="rId16" Type="http://schemas.openxmlformats.org/officeDocument/2006/relationships/image" Target="media/image7.png"/><Relationship Id="rId20" Type="http://schemas.openxmlformats.org/officeDocument/2006/relationships/hyperlink" Target="http://norfipc.com/ftp/cmd/n-aplicaciones-conexion-informe.zip" TargetMode="External"/><Relationship Id="rId1" Type="http://schemas.openxmlformats.org/officeDocument/2006/relationships/styles" Target="styles.xml"/><Relationship Id="rId6" Type="http://schemas.openxmlformats.org/officeDocument/2006/relationships/image" Target="media/image2.wmf"/><Relationship Id="rId11" Type="http://schemas.openxmlformats.org/officeDocument/2006/relationships/control" Target="activeX/activeX3.xm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norfipc.com/ftp/cmd/n-puertos-escucha.zip" TargetMode="External"/><Relationship Id="rId23" Type="http://schemas.openxmlformats.org/officeDocument/2006/relationships/fontTable" Target="fontTable.xml"/><Relationship Id="rId10" Type="http://schemas.openxmlformats.org/officeDocument/2006/relationships/image" Target="media/image4.wmf"/><Relationship Id="rId19" Type="http://schemas.openxmlformats.org/officeDocument/2006/relationships/hyperlink" Target="http://norfipc.com/ftp/cmd/n-aplicaciones-conexion.zip" TargetMode="External"/><Relationship Id="rId4" Type="http://schemas.openxmlformats.org/officeDocument/2006/relationships/webSettings" Target="webSettings.xml"/><Relationship Id="rId9" Type="http://schemas.openxmlformats.org/officeDocument/2006/relationships/control" Target="activeX/activeX2.xml"/><Relationship Id="rId14" Type="http://schemas.openxmlformats.org/officeDocument/2006/relationships/image" Target="media/image6.jpeg"/><Relationship Id="rId22" Type="http://schemas.openxmlformats.org/officeDocument/2006/relationships/hyperlink" Target="http://norfipc.com/ftp/cmd/ProccessKill.zip"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activeX/activeX3.xml><?xml version="1.0" encoding="utf-8"?>
<ax:ocx xmlns:ax="http://schemas.microsoft.com/office/2006/activeX" xmlns:r="http://schemas.openxmlformats.org/officeDocument/2006/relationships" ax:classid="{5512D124-5CC6-11CF-8D67-00AA00BDCE1D}" ax:persistence="persistStream" r:id="rId1"/>
</file>

<file path=word/activeX/activeX4.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2061</Words>
  <Characters>11341</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GAME CENTER</Company>
  <LinksUpToDate>false</LinksUpToDate>
  <CharactersWithSpaces>13376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2013-08-21T18:35:00Z</dcterms:created>
  <dcterms:modified xsi:type="dcterms:W3CDTF">2013-08-21T18:36:00Z</dcterms:modified>
</cp:coreProperties>
</file>
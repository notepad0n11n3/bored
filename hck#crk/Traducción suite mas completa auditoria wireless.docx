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01C7" w:rsidRPr="003501C7" w:rsidRDefault="003501C7" w:rsidP="003501C7">
      <w:pPr>
        <w:shd w:val="clear" w:color="auto" w:fill="FFFFFF"/>
        <w:spacing w:before="100" w:beforeAutospacing="1" w:after="100" w:afterAutospacing="1" w:line="240" w:lineRule="auto"/>
        <w:outlineLvl w:val="0"/>
        <w:rPr>
          <w:rFonts w:ascii="Trebuchet MS" w:eastAsia="Times New Roman" w:hAnsi="Trebuchet MS" w:cs="Times New Roman"/>
          <w:b/>
          <w:bCs/>
          <w:color w:val="696969"/>
          <w:kern w:val="36"/>
          <w:sz w:val="36"/>
          <w:szCs w:val="36"/>
          <w:lang w:eastAsia="es-PE"/>
        </w:rPr>
      </w:pPr>
      <w:r w:rsidRPr="003501C7">
        <w:rPr>
          <w:rFonts w:ascii="Trebuchet MS" w:eastAsia="Times New Roman" w:hAnsi="Trebuchet MS" w:cs="Times New Roman"/>
          <w:b/>
          <w:bCs/>
          <w:color w:val="696969"/>
          <w:kern w:val="36"/>
          <w:sz w:val="27"/>
          <w:szCs w:val="27"/>
          <w:lang w:eastAsia="es-PE"/>
        </w:rPr>
        <w:t>Traducción suite mas completa auditoria wireless</w:t>
      </w:r>
    </w:p>
    <w:bookmarkStart w:id="0" w:name="q000"/>
    <w:p w:rsidR="003501C7" w:rsidRPr="003501C7" w:rsidRDefault="003501C7" w:rsidP="003501C7">
      <w:pPr>
        <w:shd w:val="clear" w:color="auto" w:fill="FFFFFF"/>
        <w:spacing w:before="100" w:beforeAutospacing="1" w:after="100" w:afterAutospacing="1" w:line="240" w:lineRule="auto"/>
        <w:outlineLvl w:val="0"/>
        <w:rPr>
          <w:rFonts w:ascii="Trebuchet MS" w:eastAsia="Times New Roman" w:hAnsi="Trebuchet MS" w:cs="Times New Roman"/>
          <w:b/>
          <w:bCs/>
          <w:color w:val="696969"/>
          <w:kern w:val="36"/>
          <w:sz w:val="36"/>
          <w:szCs w:val="36"/>
          <w:lang w:eastAsia="es-PE"/>
        </w:rPr>
      </w:pPr>
      <w:r w:rsidRPr="003501C7">
        <w:rPr>
          <w:rFonts w:ascii="Trebuchet MS" w:eastAsia="Times New Roman" w:hAnsi="Trebuchet MS" w:cs="Times New Roman"/>
          <w:b/>
          <w:bCs/>
          <w:color w:val="696969"/>
          <w:kern w:val="36"/>
          <w:sz w:val="36"/>
          <w:szCs w:val="36"/>
          <w:lang w:eastAsia="es-PE"/>
        </w:rPr>
        <w:fldChar w:fldCharType="begin"/>
      </w:r>
      <w:r w:rsidRPr="003501C7">
        <w:rPr>
          <w:rFonts w:ascii="Trebuchet MS" w:eastAsia="Times New Roman" w:hAnsi="Trebuchet MS" w:cs="Times New Roman"/>
          <w:b/>
          <w:bCs/>
          <w:color w:val="696969"/>
          <w:kern w:val="36"/>
          <w:sz w:val="36"/>
          <w:szCs w:val="36"/>
          <w:lang w:eastAsia="es-PE"/>
        </w:rPr>
        <w:instrText xml:space="preserve"> HYPERLINK "http://www.seguridadwireless.net/hwagm/traduccion-aircrack-ng.html" \l "q000" </w:instrText>
      </w:r>
      <w:r w:rsidRPr="003501C7">
        <w:rPr>
          <w:rFonts w:ascii="Trebuchet MS" w:eastAsia="Times New Roman" w:hAnsi="Trebuchet MS" w:cs="Times New Roman"/>
          <w:b/>
          <w:bCs/>
          <w:color w:val="696969"/>
          <w:kern w:val="36"/>
          <w:sz w:val="36"/>
          <w:szCs w:val="36"/>
          <w:lang w:eastAsia="es-PE"/>
        </w:rPr>
        <w:fldChar w:fldCharType="separate"/>
      </w:r>
      <w:r w:rsidRPr="003501C7">
        <w:rPr>
          <w:rFonts w:ascii="Trebuchet MS" w:eastAsia="Times New Roman" w:hAnsi="Trebuchet MS" w:cs="Times New Roman"/>
          <w:color w:val="0000FF"/>
          <w:kern w:val="36"/>
          <w:sz w:val="18"/>
          <w:szCs w:val="18"/>
          <w:lang w:eastAsia="es-PE"/>
        </w:rPr>
        <w:t>¿Qué es aircrack-</w:t>
      </w:r>
      <w:proofErr w:type="gramStart"/>
      <w:r w:rsidRPr="003501C7">
        <w:rPr>
          <w:rFonts w:ascii="Trebuchet MS" w:eastAsia="Times New Roman" w:hAnsi="Trebuchet MS" w:cs="Times New Roman"/>
          <w:color w:val="0000FF"/>
          <w:kern w:val="36"/>
          <w:sz w:val="18"/>
          <w:szCs w:val="18"/>
          <w:lang w:eastAsia="es-PE"/>
        </w:rPr>
        <w:t>ng ?</w:t>
      </w:r>
      <w:proofErr w:type="gramEnd"/>
      <w:r w:rsidRPr="003501C7">
        <w:rPr>
          <w:rFonts w:ascii="Trebuchet MS" w:eastAsia="Times New Roman" w:hAnsi="Trebuchet MS" w:cs="Times New Roman"/>
          <w:b/>
          <w:bCs/>
          <w:color w:val="696969"/>
          <w:kern w:val="36"/>
          <w:sz w:val="36"/>
          <w:szCs w:val="36"/>
          <w:lang w:eastAsia="es-PE"/>
        </w:rPr>
        <w:fldChar w:fldCharType="end"/>
      </w:r>
      <w:bookmarkEnd w:id="0"/>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proofErr w:type="gramStart"/>
      <w:r w:rsidRPr="003501C7">
        <w:rPr>
          <w:rFonts w:ascii="Trebuchet MS" w:eastAsia="Times New Roman" w:hAnsi="Trebuchet MS" w:cs="Times New Roman"/>
          <w:color w:val="696969"/>
          <w:sz w:val="24"/>
          <w:szCs w:val="24"/>
          <w:lang w:eastAsia="es-PE"/>
        </w:rPr>
        <w:t>aircrack-ng</w:t>
      </w:r>
      <w:proofErr w:type="gramEnd"/>
      <w:r w:rsidRPr="003501C7">
        <w:rPr>
          <w:rFonts w:ascii="Trebuchet MS" w:eastAsia="Times New Roman" w:hAnsi="Trebuchet MS" w:cs="Times New Roman"/>
          <w:color w:val="696969"/>
          <w:sz w:val="24"/>
          <w:szCs w:val="24"/>
          <w:lang w:eastAsia="es-PE"/>
        </w:rPr>
        <w:t xml:space="preserve"> es una colección de herramientas para la auditoría de redes inalámbricas:</w:t>
      </w:r>
    </w:p>
    <w:p w:rsidR="003501C7" w:rsidRPr="003501C7" w:rsidRDefault="003501C7" w:rsidP="003501C7">
      <w:pPr>
        <w:numPr>
          <w:ilvl w:val="0"/>
          <w:numId w:val="1"/>
        </w:numPr>
        <w:shd w:val="clear" w:color="auto" w:fill="FFFFFF"/>
        <w:spacing w:before="100" w:beforeAutospacing="1" w:after="100" w:afterAutospacing="1" w:line="240" w:lineRule="auto"/>
        <w:ind w:left="1440"/>
        <w:rPr>
          <w:rFonts w:ascii="Trebuchet MS" w:eastAsia="Times New Roman" w:hAnsi="Trebuchet MS" w:cs="Times New Roman"/>
          <w:color w:val="696969"/>
          <w:sz w:val="24"/>
          <w:szCs w:val="24"/>
          <w:lang w:eastAsia="es-PE"/>
        </w:rPr>
      </w:pPr>
      <w:r w:rsidRPr="003501C7">
        <w:rPr>
          <w:rFonts w:ascii="Courier" w:eastAsia="Times New Roman" w:hAnsi="Courier" w:cs="Times New Roman"/>
          <w:color w:val="696969"/>
          <w:sz w:val="24"/>
          <w:szCs w:val="24"/>
          <w:lang w:eastAsia="es-PE"/>
        </w:rPr>
        <w:t>airodump-ng:</w:t>
      </w:r>
      <w:r w:rsidRPr="003501C7">
        <w:rPr>
          <w:rFonts w:ascii="Trebuchet MS" w:eastAsia="Times New Roman" w:hAnsi="Trebuchet MS" w:cs="Times New Roman"/>
          <w:color w:val="696969"/>
          <w:sz w:val="24"/>
          <w:szCs w:val="24"/>
          <w:lang w:eastAsia="es-PE"/>
        </w:rPr>
        <w:t> programa para la captura de paquetes 802.11</w:t>
      </w:r>
    </w:p>
    <w:p w:rsidR="003501C7" w:rsidRPr="003501C7" w:rsidRDefault="003501C7" w:rsidP="003501C7">
      <w:pPr>
        <w:numPr>
          <w:ilvl w:val="0"/>
          <w:numId w:val="1"/>
        </w:numPr>
        <w:shd w:val="clear" w:color="auto" w:fill="FFFFFF"/>
        <w:spacing w:before="100" w:beforeAutospacing="1" w:after="100" w:afterAutospacing="1" w:line="240" w:lineRule="auto"/>
        <w:ind w:left="1440"/>
        <w:rPr>
          <w:rFonts w:ascii="Trebuchet MS" w:eastAsia="Times New Roman" w:hAnsi="Trebuchet MS" w:cs="Times New Roman"/>
          <w:color w:val="696969"/>
          <w:sz w:val="24"/>
          <w:szCs w:val="24"/>
          <w:lang w:eastAsia="es-PE"/>
        </w:rPr>
      </w:pPr>
      <w:r w:rsidRPr="003501C7">
        <w:rPr>
          <w:rFonts w:ascii="Courier" w:eastAsia="Times New Roman" w:hAnsi="Courier" w:cs="Times New Roman"/>
          <w:color w:val="696969"/>
          <w:sz w:val="24"/>
          <w:szCs w:val="24"/>
          <w:lang w:eastAsia="es-PE"/>
        </w:rPr>
        <w:t>aireplay-ng:</w:t>
      </w:r>
      <w:r w:rsidRPr="003501C7">
        <w:rPr>
          <w:rFonts w:ascii="Trebuchet MS" w:eastAsia="Times New Roman" w:hAnsi="Trebuchet MS" w:cs="Times New Roman"/>
          <w:color w:val="696969"/>
          <w:sz w:val="24"/>
          <w:szCs w:val="24"/>
          <w:lang w:eastAsia="es-PE"/>
        </w:rPr>
        <w:t> programa para la inyección de paquetes 802.11</w:t>
      </w:r>
    </w:p>
    <w:p w:rsidR="003501C7" w:rsidRPr="003501C7" w:rsidRDefault="003501C7" w:rsidP="003501C7">
      <w:pPr>
        <w:numPr>
          <w:ilvl w:val="0"/>
          <w:numId w:val="1"/>
        </w:numPr>
        <w:shd w:val="clear" w:color="auto" w:fill="FFFFFF"/>
        <w:spacing w:before="100" w:beforeAutospacing="1" w:after="100" w:afterAutospacing="1" w:line="240" w:lineRule="auto"/>
        <w:ind w:left="1440"/>
        <w:rPr>
          <w:rFonts w:ascii="Trebuchet MS" w:eastAsia="Times New Roman" w:hAnsi="Trebuchet MS" w:cs="Times New Roman"/>
          <w:color w:val="696969"/>
          <w:sz w:val="24"/>
          <w:szCs w:val="24"/>
          <w:lang w:eastAsia="es-PE"/>
        </w:rPr>
      </w:pPr>
      <w:r w:rsidRPr="003501C7">
        <w:rPr>
          <w:rFonts w:ascii="Courier" w:eastAsia="Times New Roman" w:hAnsi="Courier" w:cs="Times New Roman"/>
          <w:color w:val="696969"/>
          <w:sz w:val="24"/>
          <w:szCs w:val="24"/>
          <w:lang w:eastAsia="es-PE"/>
        </w:rPr>
        <w:t>aircrack-ng:</w:t>
      </w:r>
      <w:r w:rsidRPr="003501C7">
        <w:rPr>
          <w:rFonts w:ascii="Trebuchet MS" w:eastAsia="Times New Roman" w:hAnsi="Trebuchet MS" w:cs="Times New Roman"/>
          <w:color w:val="696969"/>
          <w:sz w:val="24"/>
          <w:szCs w:val="24"/>
          <w:lang w:eastAsia="es-PE"/>
        </w:rPr>
        <w:t> recuperador de claves estáticas WEP y WPA-PSK</w:t>
      </w:r>
    </w:p>
    <w:p w:rsidR="003501C7" w:rsidRPr="003501C7" w:rsidRDefault="003501C7" w:rsidP="003501C7">
      <w:pPr>
        <w:numPr>
          <w:ilvl w:val="0"/>
          <w:numId w:val="1"/>
        </w:numPr>
        <w:shd w:val="clear" w:color="auto" w:fill="FFFFFF"/>
        <w:spacing w:before="100" w:beforeAutospacing="1" w:after="100" w:afterAutospacing="1" w:line="240" w:lineRule="auto"/>
        <w:ind w:left="1440"/>
        <w:rPr>
          <w:rFonts w:ascii="Trebuchet MS" w:eastAsia="Times New Roman" w:hAnsi="Trebuchet MS" w:cs="Times New Roman"/>
          <w:color w:val="696969"/>
          <w:sz w:val="24"/>
          <w:szCs w:val="24"/>
          <w:lang w:eastAsia="es-PE"/>
        </w:rPr>
      </w:pPr>
      <w:r w:rsidRPr="003501C7">
        <w:rPr>
          <w:rFonts w:ascii="Courier" w:eastAsia="Times New Roman" w:hAnsi="Courier" w:cs="Times New Roman"/>
          <w:color w:val="696969"/>
          <w:sz w:val="24"/>
          <w:szCs w:val="24"/>
          <w:lang w:eastAsia="es-PE"/>
        </w:rPr>
        <w:t>airdecap-ng:</w:t>
      </w:r>
      <w:r w:rsidRPr="003501C7">
        <w:rPr>
          <w:rFonts w:ascii="Trebuchet MS" w:eastAsia="Times New Roman" w:hAnsi="Trebuchet MS" w:cs="Times New Roman"/>
          <w:color w:val="696969"/>
          <w:sz w:val="24"/>
          <w:szCs w:val="24"/>
          <w:lang w:eastAsia="es-PE"/>
        </w:rPr>
        <w:t> desencripta archivos de capturas WEP/WPA</w:t>
      </w:r>
    </w:p>
    <w:bookmarkStart w:id="1" w:name="q018"/>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"q018"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¿Hay un foro de discusión?</w:t>
      </w:r>
      <w:r w:rsidRPr="003501C7">
        <w:rPr>
          <w:rFonts w:ascii="Trebuchet MS" w:eastAsia="Times New Roman" w:hAnsi="Trebuchet MS" w:cs="Times New Roman"/>
          <w:color w:val="696969"/>
          <w:sz w:val="24"/>
          <w:szCs w:val="24"/>
          <w:lang w:eastAsia="es-PE"/>
        </w:rPr>
        <w:fldChar w:fldCharType="end"/>
      </w:r>
      <w:bookmarkEnd w:id="1"/>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 xml:space="preserve">Claro y además muchos </w:t>
      </w:r>
      <w:proofErr w:type="gramStart"/>
      <w:r w:rsidRPr="003501C7">
        <w:rPr>
          <w:rFonts w:ascii="Trebuchet MS" w:eastAsia="Times New Roman" w:hAnsi="Trebuchet MS" w:cs="Times New Roman"/>
          <w:color w:val="696969"/>
          <w:sz w:val="24"/>
          <w:szCs w:val="24"/>
          <w:lang w:eastAsia="es-PE"/>
        </w:rPr>
        <w:t>mas</w:t>
      </w:r>
      <w:proofErr w:type="gramEnd"/>
      <w:r w:rsidRPr="003501C7">
        <w:rPr>
          <w:rFonts w:ascii="Trebuchet MS" w:eastAsia="Times New Roman" w:hAnsi="Trebuchet MS" w:cs="Times New Roman"/>
          <w:color w:val="696969"/>
          <w:sz w:val="24"/>
          <w:szCs w:val="24"/>
          <w:lang w:eastAsia="es-PE"/>
        </w:rPr>
        <w:t xml:space="preserve"> contenidos: </w:t>
      </w:r>
      <w:hyperlink r:id="rId6" w:history="1">
        <w:r w:rsidRPr="003501C7">
          <w:rPr>
            <w:rFonts w:ascii="Trebuchet MS" w:eastAsia="Times New Roman" w:hAnsi="Trebuchet MS" w:cs="Times New Roman"/>
            <w:color w:val="FF0000"/>
            <w:sz w:val="18"/>
            <w:szCs w:val="18"/>
            <w:lang w:eastAsia="es-PE"/>
          </w:rPr>
          <w:t>Pincha aquí.</w:t>
        </w:r>
      </w:hyperlink>
    </w:p>
    <w:bookmarkStart w:id="2" w:name="q010"/>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val="en-US" w:eastAsia="es-PE"/>
        </w:rPr>
      </w:pPr>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val="en-US" w:eastAsia="es-PE"/>
        </w:rPr>
        <w:instrText xml:space="preserve"> HYPERLINK "http://www.seguridadwireless.net/hwagm/traduccion-aircrack-ng.html" \l "q010"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0000FF"/>
          <w:sz w:val="18"/>
          <w:szCs w:val="18"/>
          <w:lang w:val="en-US" w:eastAsia="es-PE"/>
        </w:rPr>
        <w:t xml:space="preserve">¿Dónde puedo descargar </w:t>
      </w:r>
      <w:proofErr w:type="gramStart"/>
      <w:r w:rsidRPr="003501C7">
        <w:rPr>
          <w:rFonts w:ascii="Trebuchet MS" w:eastAsia="Times New Roman" w:hAnsi="Trebuchet MS" w:cs="Times New Roman"/>
          <w:color w:val="0000FF"/>
          <w:sz w:val="18"/>
          <w:szCs w:val="18"/>
          <w:lang w:val="en-US" w:eastAsia="es-PE"/>
        </w:rPr>
        <w:t>aircrack ?</w:t>
      </w:r>
      <w:proofErr w:type="gramEnd"/>
      <w:r w:rsidRPr="003501C7">
        <w:rPr>
          <w:rFonts w:ascii="Trebuchet MS" w:eastAsia="Times New Roman" w:hAnsi="Trebuchet MS" w:cs="Times New Roman"/>
          <w:color w:val="696969"/>
          <w:sz w:val="24"/>
          <w:szCs w:val="24"/>
          <w:lang w:eastAsia="es-PE"/>
        </w:rPr>
        <w:fldChar w:fldCharType="end"/>
      </w:r>
      <w:bookmarkEnd w:id="2"/>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val="en-US" w:eastAsia="es-PE"/>
        </w:rPr>
      </w:pPr>
      <w:r w:rsidRPr="003501C7">
        <w:rPr>
          <w:rFonts w:ascii="Trebuchet MS" w:eastAsia="Times New Roman" w:hAnsi="Trebuchet MS" w:cs="Times New Roman"/>
          <w:color w:val="696969"/>
          <w:sz w:val="24"/>
          <w:szCs w:val="24"/>
          <w:lang w:val="en-US" w:eastAsia="es-PE"/>
        </w:rPr>
        <w:t>Windows: </w:t>
      </w:r>
      <w:hyperlink r:id="rId7" w:history="1">
        <w:r w:rsidRPr="003501C7">
          <w:rPr>
            <w:rFonts w:ascii="Trebuchet MS" w:eastAsia="Times New Roman" w:hAnsi="Trebuchet MS" w:cs="Times New Roman"/>
            <w:color w:val="FF0000"/>
            <w:sz w:val="18"/>
            <w:szCs w:val="18"/>
            <w:lang w:val="en-US" w:eastAsia="es-PE"/>
          </w:rPr>
          <w:t>hwagm.elhacker.net/windows.htm</w:t>
        </w:r>
      </w:hyperlink>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val="en-US" w:eastAsia="es-PE"/>
        </w:rPr>
      </w:pPr>
      <w:r w:rsidRPr="003501C7">
        <w:rPr>
          <w:rFonts w:ascii="Trebuchet MS" w:eastAsia="Times New Roman" w:hAnsi="Trebuchet MS" w:cs="Times New Roman"/>
          <w:color w:val="696969"/>
          <w:sz w:val="24"/>
          <w:szCs w:val="24"/>
          <w:lang w:val="en-US" w:eastAsia="es-PE"/>
        </w:rPr>
        <w:t>Linux:</w:t>
      </w:r>
      <w:hyperlink r:id="rId8" w:history="1">
        <w:r w:rsidRPr="003501C7">
          <w:rPr>
            <w:rFonts w:ascii="Trebuchet MS" w:eastAsia="Times New Roman" w:hAnsi="Trebuchet MS" w:cs="Times New Roman"/>
            <w:color w:val="344D70"/>
            <w:sz w:val="18"/>
            <w:szCs w:val="18"/>
            <w:lang w:val="en-US" w:eastAsia="es-PE"/>
          </w:rPr>
          <w:t> </w:t>
        </w:r>
        <w:r w:rsidRPr="003501C7">
          <w:rPr>
            <w:rFonts w:ascii="Trebuchet MS" w:eastAsia="Times New Roman" w:hAnsi="Trebuchet MS" w:cs="Times New Roman"/>
            <w:color w:val="FF0000"/>
            <w:sz w:val="18"/>
            <w:szCs w:val="18"/>
            <w:lang w:val="en-US" w:eastAsia="es-PE"/>
          </w:rPr>
          <w:t>hwagm.elhacker.net/linux2.htm</w:t>
        </w:r>
      </w:hyperlink>
    </w:p>
    <w:bookmarkStart w:id="3" w:name="q070"/>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"q070"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Recibo el mensaje "cygwin1.dll not found" cuando inicio aircrack.exe.</w:t>
      </w:r>
      <w:r w:rsidRPr="003501C7">
        <w:rPr>
          <w:rFonts w:ascii="Trebuchet MS" w:eastAsia="Times New Roman" w:hAnsi="Trebuchet MS" w:cs="Times New Roman"/>
          <w:color w:val="696969"/>
          <w:sz w:val="24"/>
          <w:szCs w:val="24"/>
          <w:lang w:eastAsia="es-PE"/>
        </w:rPr>
        <w:fldChar w:fldCharType="end"/>
      </w:r>
      <w:bookmarkEnd w:id="3"/>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Puedes descargar esta librería de: </w:t>
      </w:r>
      <w:hyperlink r:id="rId9" w:history="1">
        <w:r w:rsidRPr="003501C7">
          <w:rPr>
            <w:rFonts w:ascii="Trebuchet MS" w:eastAsia="Times New Roman" w:hAnsi="Trebuchet MS" w:cs="Times New Roman"/>
            <w:color w:val="FF0000"/>
            <w:sz w:val="18"/>
            <w:szCs w:val="18"/>
            <w:lang w:eastAsia="es-PE"/>
          </w:rPr>
          <w:t>hwagm.elhacker.net/windows.htm</w:t>
        </w:r>
      </w:hyperlink>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Para usar aircrack, arrastra el/los archivo(s) de captura .cap o .ivs sobre el ejecutable de aircrack. Si quieres pasarle opciones al programa deberás abrir una consola de comandos (cmd.exe) e introducirlas manualmente.</w:t>
      </w:r>
    </w:p>
    <w:bookmarkStart w:id="4" w:name="q030"/>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"q030"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 xml:space="preserve">¿Cómo se recupera una clave WEP </w:t>
      </w:r>
      <w:proofErr w:type="gramStart"/>
      <w:r w:rsidRPr="003501C7">
        <w:rPr>
          <w:rFonts w:ascii="Trebuchet MS" w:eastAsia="Times New Roman" w:hAnsi="Trebuchet MS" w:cs="Times New Roman"/>
          <w:color w:val="0000FF"/>
          <w:sz w:val="18"/>
          <w:szCs w:val="18"/>
          <w:lang w:eastAsia="es-PE"/>
        </w:rPr>
        <w:t>estática ?</w:t>
      </w:r>
      <w:proofErr w:type="gramEnd"/>
      <w:r w:rsidRPr="003501C7">
        <w:rPr>
          <w:rFonts w:ascii="Trebuchet MS" w:eastAsia="Times New Roman" w:hAnsi="Trebuchet MS" w:cs="Times New Roman"/>
          <w:color w:val="696969"/>
          <w:sz w:val="24"/>
          <w:szCs w:val="24"/>
          <w:lang w:eastAsia="es-PE"/>
        </w:rPr>
        <w:fldChar w:fldCharType="end"/>
      </w:r>
      <w:bookmarkEnd w:id="4"/>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La idea básica es capturar tanto tráfico encriptado como sea posible usando airodump-ng. Cada packete de datos WEP tiene asociado un Vector de Inicialización (IV) de 3-bytes: después de recoger un número suficiente de paquetes de datos, ejecuta aircrack sobre el archivo de captura resultante. Entonces aircrack ejecutará un conjunto de ataques de tipo estadístico desarrollados por </w:t>
      </w:r>
      <w:hyperlink r:id="rId10" w:anchor="post89036" w:history="1">
        <w:r w:rsidRPr="003501C7">
          <w:rPr>
            <w:rFonts w:ascii="Trebuchet MS" w:eastAsia="Times New Roman" w:hAnsi="Trebuchet MS" w:cs="Times New Roman"/>
            <w:color w:val="344D70"/>
            <w:sz w:val="18"/>
            <w:szCs w:val="18"/>
            <w:lang w:eastAsia="es-PE"/>
          </w:rPr>
          <w:t>un talentoso hacker llamado </w:t>
        </w:r>
        <w:r w:rsidRPr="003501C7">
          <w:rPr>
            <w:rFonts w:ascii="Trebuchet MS" w:eastAsia="Times New Roman" w:hAnsi="Trebuchet MS" w:cs="Times New Roman"/>
            <w:b/>
            <w:bCs/>
            <w:color w:val="344D70"/>
            <w:sz w:val="18"/>
            <w:szCs w:val="18"/>
            <w:lang w:eastAsia="es-PE"/>
          </w:rPr>
          <w:t>KoreK</w:t>
        </w:r>
      </w:hyperlink>
      <w:r w:rsidRPr="003501C7">
        <w:rPr>
          <w:rFonts w:ascii="Trebuchet MS" w:eastAsia="Times New Roman" w:hAnsi="Trebuchet MS" w:cs="Times New Roman"/>
          <w:color w:val="696969"/>
          <w:sz w:val="24"/>
          <w:szCs w:val="24"/>
          <w:lang w:eastAsia="es-PE"/>
        </w:rPr>
        <w:t>.</w:t>
      </w:r>
    </w:p>
    <w:bookmarkStart w:id="5" w:name="q038"/>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"q038" </w:instrText>
      </w:r>
      <w:r w:rsidRPr="003501C7">
        <w:rPr>
          <w:rFonts w:ascii="Trebuchet MS" w:eastAsia="Times New Roman" w:hAnsi="Trebuchet MS" w:cs="Times New Roman"/>
          <w:color w:val="696969"/>
          <w:sz w:val="24"/>
          <w:szCs w:val="24"/>
          <w:lang w:eastAsia="es-PE"/>
        </w:rPr>
        <w:fldChar w:fldCharType="separate"/>
      </w:r>
      <w:proofErr w:type="gramStart"/>
      <w:r w:rsidRPr="003501C7">
        <w:rPr>
          <w:rFonts w:ascii="Trebuchet MS" w:eastAsia="Times New Roman" w:hAnsi="Trebuchet MS" w:cs="Times New Roman"/>
          <w:color w:val="0000FF"/>
          <w:sz w:val="18"/>
          <w:szCs w:val="18"/>
          <w:lang w:eastAsia="es-PE"/>
        </w:rPr>
        <w:t>¿ Cómo</w:t>
      </w:r>
      <w:proofErr w:type="gramEnd"/>
      <w:r w:rsidRPr="003501C7">
        <w:rPr>
          <w:rFonts w:ascii="Trebuchet MS" w:eastAsia="Times New Roman" w:hAnsi="Trebuchet MS" w:cs="Times New Roman"/>
          <w:color w:val="0000FF"/>
          <w:sz w:val="18"/>
          <w:szCs w:val="18"/>
          <w:lang w:eastAsia="es-PE"/>
        </w:rPr>
        <w:t xml:space="preserve"> sé si mi clave WEP es la correcta ?</w:t>
      </w:r>
      <w:r w:rsidRPr="003501C7">
        <w:rPr>
          <w:rFonts w:ascii="Trebuchet MS" w:eastAsia="Times New Roman" w:hAnsi="Trebuchet MS" w:cs="Times New Roman"/>
          <w:color w:val="696969"/>
          <w:sz w:val="24"/>
          <w:szCs w:val="24"/>
          <w:lang w:eastAsia="es-PE"/>
        </w:rPr>
        <w:fldChar w:fldCharType="end"/>
      </w:r>
      <w:bookmarkEnd w:id="5"/>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Hay dos modos de autenticación WEP:</w:t>
      </w:r>
    </w:p>
    <w:p w:rsidR="003501C7" w:rsidRPr="003501C7" w:rsidRDefault="003501C7" w:rsidP="003501C7">
      <w:pPr>
        <w:numPr>
          <w:ilvl w:val="0"/>
          <w:numId w:val="2"/>
        </w:numPr>
        <w:shd w:val="clear" w:color="auto" w:fill="FFFFFF"/>
        <w:spacing w:before="100" w:beforeAutospacing="1" w:after="100" w:afterAutospacing="1" w:line="240" w:lineRule="auto"/>
        <w:ind w:left="2160"/>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Open-System Authentication: Este es el predeterminadoEl AP acepta todos los clientes, y </w:t>
      </w:r>
      <w:r w:rsidRPr="003501C7">
        <w:rPr>
          <w:rFonts w:ascii="Trebuchet MS" w:eastAsia="Times New Roman" w:hAnsi="Trebuchet MS" w:cs="Times New Roman"/>
          <w:b/>
          <w:bCs/>
          <w:color w:val="696969"/>
          <w:sz w:val="24"/>
          <w:szCs w:val="24"/>
          <w:lang w:eastAsia="es-PE"/>
        </w:rPr>
        <w:t>nunca comprueba</w:t>
      </w:r>
      <w:r w:rsidRPr="003501C7">
        <w:rPr>
          <w:rFonts w:ascii="Trebuchet MS" w:eastAsia="Times New Roman" w:hAnsi="Trebuchet MS" w:cs="Times New Roman"/>
          <w:color w:val="696969"/>
          <w:sz w:val="24"/>
          <w:szCs w:val="24"/>
          <w:lang w:eastAsia="es-PE"/>
        </w:rPr>
        <w:t xml:space="preserve"> la clave: siempre concede la </w:t>
      </w:r>
      <w:proofErr w:type="gramStart"/>
      <w:r w:rsidRPr="003501C7">
        <w:rPr>
          <w:rFonts w:ascii="Trebuchet MS" w:eastAsia="Times New Roman" w:hAnsi="Trebuchet MS" w:cs="Times New Roman"/>
          <w:color w:val="696969"/>
          <w:sz w:val="24"/>
          <w:szCs w:val="24"/>
          <w:lang w:eastAsia="es-PE"/>
        </w:rPr>
        <w:t>asociación .</w:t>
      </w:r>
      <w:proofErr w:type="gramEnd"/>
      <w:r w:rsidRPr="003501C7">
        <w:rPr>
          <w:rFonts w:ascii="Trebuchet MS" w:eastAsia="Times New Roman" w:hAnsi="Trebuchet MS" w:cs="Times New Roman"/>
          <w:color w:val="696969"/>
          <w:sz w:val="24"/>
          <w:szCs w:val="24"/>
          <w:lang w:eastAsia="es-PE"/>
        </w:rPr>
        <w:t xml:space="preserve"> De todas formas, si tu clave es incorrecta no podrás recibir o enviar paquetes (porque </w:t>
      </w:r>
      <w:r w:rsidRPr="003501C7">
        <w:rPr>
          <w:rFonts w:ascii="Trebuchet MS" w:eastAsia="Times New Roman" w:hAnsi="Trebuchet MS" w:cs="Times New Roman"/>
          <w:color w:val="696969"/>
          <w:sz w:val="24"/>
          <w:szCs w:val="24"/>
          <w:lang w:eastAsia="es-PE"/>
        </w:rPr>
        <w:lastRenderedPageBreak/>
        <w:t>fallará la desencriptación), y pot tanto DHCP, ping, etc. acabarán interrumpiéndose.</w:t>
      </w:r>
    </w:p>
    <w:p w:rsidR="003501C7" w:rsidRPr="003501C7" w:rsidRDefault="003501C7" w:rsidP="003501C7">
      <w:pPr>
        <w:numPr>
          <w:ilvl w:val="0"/>
          <w:numId w:val="2"/>
        </w:numPr>
        <w:shd w:val="clear" w:color="auto" w:fill="FFFFFF"/>
        <w:spacing w:before="100" w:beforeAutospacing="1" w:after="100" w:afterAutospacing="1" w:line="240" w:lineRule="auto"/>
        <w:ind w:left="2160"/>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Shared-Key Authentication: el cliente debe encriptar la petición antes de que le sea concedida la asociación por el AP. Este modo tiene fallas y provoca la recuperación de la clave, por lo que nunca está activado de modo predeterminado.</w:t>
      </w:r>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En resumen, sólo por que parezca que te conectas de forma satisfactoria al AP ¡no significa que tu clave WEP sea la correcta! Para comprobar tu clave WEP, procura desencriptar un archivo de captura con el programa airdecap.</w:t>
      </w:r>
    </w:p>
    <w:bookmarkStart w:id="6" w:name="q040"/>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"q040"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 xml:space="preserve">¿Cuántos IVs se necesitan para recuperar claves </w:t>
      </w:r>
      <w:proofErr w:type="gramStart"/>
      <w:r w:rsidRPr="003501C7">
        <w:rPr>
          <w:rFonts w:ascii="Trebuchet MS" w:eastAsia="Times New Roman" w:hAnsi="Trebuchet MS" w:cs="Times New Roman"/>
          <w:color w:val="0000FF"/>
          <w:sz w:val="18"/>
          <w:szCs w:val="18"/>
          <w:lang w:eastAsia="es-PE"/>
        </w:rPr>
        <w:t>WEP ?</w:t>
      </w:r>
      <w:proofErr w:type="gramEnd"/>
      <w:r w:rsidRPr="003501C7">
        <w:rPr>
          <w:rFonts w:ascii="Trebuchet MS" w:eastAsia="Times New Roman" w:hAnsi="Trebuchet MS" w:cs="Times New Roman"/>
          <w:color w:val="696969"/>
          <w:sz w:val="24"/>
          <w:szCs w:val="24"/>
          <w:lang w:eastAsia="es-PE"/>
        </w:rPr>
        <w:fldChar w:fldCharType="end"/>
      </w:r>
      <w:bookmarkEnd w:id="6"/>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La recuperación de claves WEP no es una ciencia exacta. El número de IVs necesarios depende de la longitud de la clave WEP, y también de la suerte. Normalmente, una clave WEP de 40-bit puede ser recuperada con 300.000 IVs, y una de 104-bit con 1.000.000 de IVs; </w:t>
      </w:r>
      <w:r w:rsidRPr="003501C7">
        <w:rPr>
          <w:rFonts w:ascii="Trebuchet MS" w:eastAsia="Times New Roman" w:hAnsi="Trebuchet MS" w:cs="Times New Roman"/>
          <w:b/>
          <w:bCs/>
          <w:color w:val="696969"/>
          <w:sz w:val="24"/>
          <w:szCs w:val="24"/>
          <w:lang w:eastAsia="es-PE"/>
        </w:rPr>
        <w:t>teniendo mala suerte se pueden necesitar dos millones de IVs, o más. Aunque podemos recuperar una clave wep con solo 2IVs si usa un patrón por defecto. En ese caso existen aplicaciones particulares para la generación de diccionarios súper reducidos.</w:t>
      </w:r>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No hay ninguna manera de saber la longitud de la clave WEP: esta información está oculta y nunca es anunciada, guardada bien en packetes de gestión, bien en paquetes de datos; como consecuencia, airodump no puede reportar la longitud de la clave WEP. Por ese motivo, se recomienda ejecutar aircrack dos veces: cuando tienes 250.000 IVs, inicias aircrack con "-n 64" para recuperar la WEP de 40-bit. Si no la sacas, vuelves a iniciar aircrack (sin la opción -n) para recuperar la WEP de 104-bit.</w:t>
      </w:r>
    </w:p>
    <w:bookmarkStart w:id="7" w:name="q050"/>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"q050"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 xml:space="preserve">¡Parece que no consigo </w:t>
      </w:r>
      <w:proofErr w:type="gramStart"/>
      <w:r w:rsidRPr="003501C7">
        <w:rPr>
          <w:rFonts w:ascii="Trebuchet MS" w:eastAsia="Times New Roman" w:hAnsi="Trebuchet MS" w:cs="Times New Roman"/>
          <w:color w:val="0000FF"/>
          <w:sz w:val="18"/>
          <w:szCs w:val="18"/>
          <w:lang w:eastAsia="es-PE"/>
        </w:rPr>
        <w:t>IVs !</w:t>
      </w:r>
      <w:proofErr w:type="gramEnd"/>
      <w:r w:rsidRPr="003501C7">
        <w:rPr>
          <w:rFonts w:ascii="Trebuchet MS" w:eastAsia="Times New Roman" w:hAnsi="Trebuchet MS" w:cs="Times New Roman"/>
          <w:color w:val="696969"/>
          <w:sz w:val="24"/>
          <w:szCs w:val="24"/>
          <w:lang w:eastAsia="es-PE"/>
        </w:rPr>
        <w:fldChar w:fldCharType="end"/>
      </w:r>
      <w:bookmarkEnd w:id="7"/>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Posibles motivos:</w:t>
      </w:r>
    </w:p>
    <w:p w:rsidR="003501C7" w:rsidRPr="003501C7" w:rsidRDefault="003501C7" w:rsidP="003501C7">
      <w:pPr>
        <w:numPr>
          <w:ilvl w:val="0"/>
          <w:numId w:val="3"/>
        </w:numPr>
        <w:shd w:val="clear" w:color="auto" w:fill="FFFFFF"/>
        <w:spacing w:before="100" w:beforeAutospacing="1" w:after="100" w:afterAutospacing="1" w:line="240" w:lineRule="auto"/>
        <w:ind w:left="2160"/>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Te encuentras demasiado lejos del punto de acceso.</w:t>
      </w:r>
    </w:p>
    <w:p w:rsidR="003501C7" w:rsidRPr="003501C7" w:rsidRDefault="003501C7" w:rsidP="003501C7">
      <w:pPr>
        <w:numPr>
          <w:ilvl w:val="0"/>
          <w:numId w:val="3"/>
        </w:numPr>
        <w:shd w:val="clear" w:color="auto" w:fill="FFFFFF"/>
        <w:spacing w:before="100" w:beforeAutospacing="1" w:after="100" w:afterAutospacing="1" w:line="240" w:lineRule="auto"/>
        <w:ind w:left="2160"/>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No hay tráfico en la red escogida.</w:t>
      </w:r>
    </w:p>
    <w:p w:rsidR="003501C7" w:rsidRPr="003501C7" w:rsidRDefault="003501C7" w:rsidP="003501C7">
      <w:pPr>
        <w:numPr>
          <w:ilvl w:val="0"/>
          <w:numId w:val="3"/>
        </w:numPr>
        <w:shd w:val="clear" w:color="auto" w:fill="FFFFFF"/>
        <w:spacing w:before="100" w:beforeAutospacing="1" w:after="100" w:afterAutospacing="1" w:line="240" w:lineRule="auto"/>
        <w:ind w:left="2160"/>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Hay tráfico de tipo G pero estás capturando en modo B.</w:t>
      </w:r>
    </w:p>
    <w:p w:rsidR="003501C7" w:rsidRPr="003501C7" w:rsidRDefault="003501C7" w:rsidP="003501C7">
      <w:pPr>
        <w:numPr>
          <w:ilvl w:val="0"/>
          <w:numId w:val="3"/>
        </w:numPr>
        <w:shd w:val="clear" w:color="auto" w:fill="FFFFFF"/>
        <w:spacing w:before="100" w:beforeAutospacing="1" w:after="100" w:afterAutospacing="1" w:line="240" w:lineRule="auto"/>
        <w:ind w:left="2160"/>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 xml:space="preserve">Hay algún problema con tu tarjeta (¿problema de </w:t>
      </w:r>
      <w:proofErr w:type="gramStart"/>
      <w:r w:rsidRPr="003501C7">
        <w:rPr>
          <w:rFonts w:ascii="Trebuchet MS" w:eastAsia="Times New Roman" w:hAnsi="Trebuchet MS" w:cs="Times New Roman"/>
          <w:color w:val="696969"/>
          <w:sz w:val="24"/>
          <w:szCs w:val="24"/>
          <w:lang w:eastAsia="es-PE"/>
        </w:rPr>
        <w:t>firmware ?)</w:t>
      </w:r>
      <w:proofErr w:type="gramEnd"/>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Los beacons sólo son "paquetes anuncio" sin encriptar. No sirven para la recuperación de claves WEP.</w:t>
      </w:r>
    </w:p>
    <w:bookmarkStart w:id="8" w:name="q055"/>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"q055"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¡No he podido recuperar la clave de este punto de acceso (AP</w:t>
      </w:r>
      <w:proofErr w:type="gramStart"/>
      <w:r w:rsidRPr="003501C7">
        <w:rPr>
          <w:rFonts w:ascii="Trebuchet MS" w:eastAsia="Times New Roman" w:hAnsi="Trebuchet MS" w:cs="Times New Roman"/>
          <w:color w:val="0000FF"/>
          <w:sz w:val="18"/>
          <w:szCs w:val="18"/>
          <w:lang w:eastAsia="es-PE"/>
        </w:rPr>
        <w:t>) !</w:t>
      </w:r>
      <w:proofErr w:type="gramEnd"/>
      <w:r w:rsidRPr="003501C7">
        <w:rPr>
          <w:rFonts w:ascii="Trebuchet MS" w:eastAsia="Times New Roman" w:hAnsi="Trebuchet MS" w:cs="Times New Roman"/>
          <w:color w:val="696969"/>
          <w:sz w:val="24"/>
          <w:szCs w:val="24"/>
          <w:lang w:eastAsia="es-PE"/>
        </w:rPr>
        <w:fldChar w:fldCharType="end"/>
      </w:r>
      <w:bookmarkEnd w:id="8"/>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val="en-US" w:eastAsia="es-PE"/>
        </w:rPr>
      </w:pPr>
      <w:r w:rsidRPr="003501C7">
        <w:rPr>
          <w:rFonts w:ascii="Trebuchet MS" w:eastAsia="Times New Roman" w:hAnsi="Trebuchet MS" w:cs="Times New Roman"/>
          <w:color w:val="696969"/>
          <w:sz w:val="24"/>
          <w:szCs w:val="24"/>
          <w:lang w:val="en-US" w:eastAsia="es-PE"/>
        </w:rPr>
        <w:t>Shit happens.</w:t>
      </w:r>
    </w:p>
    <w:bookmarkStart w:id="9" w:name="q060"/>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val="en-US" w:eastAsia="es-PE"/>
        </w:rPr>
      </w:pPr>
      <w:r w:rsidRPr="003501C7">
        <w:rPr>
          <w:rFonts w:ascii="Trebuchet MS" w:eastAsia="Times New Roman" w:hAnsi="Trebuchet MS" w:cs="Times New Roman"/>
          <w:color w:val="696969"/>
          <w:sz w:val="24"/>
          <w:szCs w:val="24"/>
          <w:lang w:eastAsia="es-PE"/>
        </w:rPr>
        <w:lastRenderedPageBreak/>
        <w:fldChar w:fldCharType="begin"/>
      </w:r>
      <w:r w:rsidRPr="003501C7">
        <w:rPr>
          <w:rFonts w:ascii="Trebuchet MS" w:eastAsia="Times New Roman" w:hAnsi="Trebuchet MS" w:cs="Times New Roman"/>
          <w:color w:val="696969"/>
          <w:sz w:val="24"/>
          <w:szCs w:val="24"/>
          <w:lang w:val="en-US" w:eastAsia="es-PE"/>
        </w:rPr>
        <w:instrText xml:space="preserve"> HYPERLINK "http://www.seguridadwireless.net/hwagm/traduccion-aircrack-ng.html" \l "q060"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0000FF"/>
          <w:sz w:val="18"/>
          <w:szCs w:val="18"/>
          <w:lang w:val="en-US" w:eastAsia="es-PE"/>
        </w:rPr>
        <w:t xml:space="preserve">¿hay una versión de aireplay-ng para </w:t>
      </w:r>
      <w:proofErr w:type="gramStart"/>
      <w:r w:rsidRPr="003501C7">
        <w:rPr>
          <w:rFonts w:ascii="Trebuchet MS" w:eastAsia="Times New Roman" w:hAnsi="Trebuchet MS" w:cs="Times New Roman"/>
          <w:color w:val="0000FF"/>
          <w:sz w:val="18"/>
          <w:szCs w:val="18"/>
          <w:lang w:val="en-US" w:eastAsia="es-PE"/>
        </w:rPr>
        <w:t>Windows ?</w:t>
      </w:r>
      <w:proofErr w:type="gramEnd"/>
      <w:r w:rsidRPr="003501C7">
        <w:rPr>
          <w:rFonts w:ascii="Trebuchet MS" w:eastAsia="Times New Roman" w:hAnsi="Trebuchet MS" w:cs="Times New Roman"/>
          <w:color w:val="696969"/>
          <w:sz w:val="24"/>
          <w:szCs w:val="24"/>
          <w:lang w:eastAsia="es-PE"/>
        </w:rPr>
        <w:fldChar w:fldCharType="end"/>
      </w:r>
      <w:bookmarkEnd w:id="9"/>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Si, si la hay, además hay alternativas muy considerables.</w:t>
      </w:r>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hyperlink r:id="rId11" w:history="1">
        <w:r w:rsidRPr="003501C7">
          <w:rPr>
            <w:rFonts w:ascii="Trebuchet MS" w:eastAsia="Times New Roman" w:hAnsi="Trebuchet MS" w:cs="Times New Roman"/>
            <w:b/>
            <w:bCs/>
            <w:color w:val="0000FF"/>
            <w:sz w:val="18"/>
            <w:szCs w:val="18"/>
            <w:lang w:eastAsia="es-PE"/>
          </w:rPr>
          <w:t>Manual del CommView en castellano - proceso de inyeccción</w:t>
        </w:r>
      </w:hyperlink>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hyperlink r:id="rId12" w:history="1">
        <w:r w:rsidRPr="003501C7">
          <w:rPr>
            <w:rFonts w:ascii="Trebuchet MS" w:eastAsia="Times New Roman" w:hAnsi="Trebuchet MS" w:cs="Times New Roman"/>
            <w:b/>
            <w:bCs/>
            <w:color w:val="0000FF"/>
            <w:sz w:val="18"/>
            <w:szCs w:val="18"/>
            <w:lang w:eastAsia="es-PE"/>
          </w:rPr>
          <w:t>Manual en español del Aireplay-ng para Windows</w:t>
        </w:r>
      </w:hyperlink>
    </w:p>
    <w:bookmarkStart w:id="10" w:name="q080"/>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"q080"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¿Es compatible mi tarjeta con airodump-ng / aireplay-</w:t>
      </w:r>
      <w:proofErr w:type="gramStart"/>
      <w:r w:rsidRPr="003501C7">
        <w:rPr>
          <w:rFonts w:ascii="Trebuchet MS" w:eastAsia="Times New Roman" w:hAnsi="Trebuchet MS" w:cs="Times New Roman"/>
          <w:color w:val="0000FF"/>
          <w:sz w:val="18"/>
          <w:szCs w:val="18"/>
          <w:lang w:eastAsia="es-PE"/>
        </w:rPr>
        <w:t>ng ?</w:t>
      </w:r>
      <w:proofErr w:type="gramEnd"/>
      <w:r w:rsidRPr="003501C7">
        <w:rPr>
          <w:rFonts w:ascii="Trebuchet MS" w:eastAsia="Times New Roman" w:hAnsi="Trebuchet MS" w:cs="Times New Roman"/>
          <w:color w:val="696969"/>
          <w:sz w:val="24"/>
          <w:szCs w:val="24"/>
          <w:lang w:eastAsia="es-PE"/>
        </w:rPr>
        <w:fldChar w:fldCharType="end"/>
      </w:r>
      <w:bookmarkEnd w:id="10"/>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Antes de nada, busca en Google para averiguar cuál es el chipset de tu tarjeta. Por ejemplo, si tienes una Linksys WPC54G busca por "</w:t>
      </w:r>
      <w:hyperlink r:id="rId13" w:history="1">
        <w:r w:rsidRPr="003501C7">
          <w:rPr>
            <w:rFonts w:ascii="Trebuchet MS" w:eastAsia="Times New Roman" w:hAnsi="Trebuchet MS" w:cs="Times New Roman"/>
            <w:color w:val="344D70"/>
            <w:sz w:val="18"/>
            <w:szCs w:val="18"/>
            <w:lang w:eastAsia="es-PE"/>
          </w:rPr>
          <w:t>wpc54g chipset linux</w:t>
        </w:r>
      </w:hyperlink>
      <w:r w:rsidRPr="003501C7">
        <w:rPr>
          <w:rFonts w:ascii="Trebuchet MS" w:eastAsia="Times New Roman" w:hAnsi="Trebuchet MS" w:cs="Times New Roman"/>
          <w:color w:val="696969"/>
          <w:sz w:val="24"/>
          <w:szCs w:val="24"/>
          <w:lang w:eastAsia="es-PE"/>
        </w:rPr>
        <w:t>". Si aun tienes dudas pasate por el </w:t>
      </w:r>
      <w:hyperlink r:id="rId14" w:history="1">
        <w:r w:rsidRPr="003501C7">
          <w:rPr>
            <w:rFonts w:ascii="Trebuchet MS" w:eastAsia="Times New Roman" w:hAnsi="Trebuchet MS" w:cs="Times New Roman"/>
            <w:b/>
            <w:bCs/>
            <w:color w:val="344D70"/>
            <w:sz w:val="18"/>
            <w:szCs w:val="18"/>
            <w:u w:val="single"/>
            <w:lang w:eastAsia="es-PE"/>
          </w:rPr>
          <w:t>foro</w:t>
        </w:r>
      </w:hyperlink>
    </w:p>
    <w:bookmarkStart w:id="11" w:name="q087"/>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"q087"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El controlador PEEK no reconoce mi tarjeta.</w:t>
      </w:r>
      <w:r w:rsidRPr="003501C7">
        <w:rPr>
          <w:rFonts w:ascii="Trebuchet MS" w:eastAsia="Times New Roman" w:hAnsi="Trebuchet MS" w:cs="Times New Roman"/>
          <w:color w:val="696969"/>
          <w:sz w:val="24"/>
          <w:szCs w:val="24"/>
          <w:lang w:eastAsia="es-PE"/>
        </w:rPr>
        <w:fldChar w:fldCharType="end"/>
      </w:r>
      <w:bookmarkEnd w:id="11"/>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Los controladores de Windows no reconocen algunas tarjetas, incluso teniendo el chipset correcto. En este caso, abre el administrador de dispositivos, selecciona tu tarjeta, "</w:t>
      </w:r>
      <w:hyperlink r:id="rId15" w:history="1">
        <w:r w:rsidRPr="003501C7">
          <w:rPr>
            <w:rFonts w:ascii="Trebuchet MS" w:eastAsia="Times New Roman" w:hAnsi="Trebuchet MS" w:cs="Times New Roman"/>
            <w:color w:val="344D70"/>
            <w:sz w:val="18"/>
            <w:szCs w:val="18"/>
            <w:lang w:eastAsia="es-PE"/>
          </w:rPr>
          <w:t>Actualizar el controlador</w:t>
        </w:r>
      </w:hyperlink>
      <w:r w:rsidRPr="003501C7">
        <w:rPr>
          <w:rFonts w:ascii="Trebuchet MS" w:eastAsia="Times New Roman" w:hAnsi="Trebuchet MS" w:cs="Times New Roman"/>
          <w:color w:val="696969"/>
          <w:sz w:val="24"/>
          <w:szCs w:val="24"/>
          <w:lang w:eastAsia="es-PE"/>
        </w:rPr>
        <w:t>", selecciona "Instalar desde una ubicación conocida", selecciona "No buscar, seleccionaré el controlador a instalar", haz click en "Utilizar disco", introduce la ruta donde ha sido descomprimido el archivo, deselecciona "Mostrar hardware compatible", y elige el controlador.</w:t>
      </w:r>
    </w:p>
    <w:bookmarkStart w:id="12" w:name="q0A0"/>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"q0A0" </w:instrText>
      </w:r>
      <w:r w:rsidRPr="003501C7">
        <w:rPr>
          <w:rFonts w:ascii="Trebuchet MS" w:eastAsia="Times New Roman" w:hAnsi="Trebuchet MS" w:cs="Times New Roman"/>
          <w:color w:val="696969"/>
          <w:sz w:val="24"/>
          <w:szCs w:val="24"/>
          <w:lang w:eastAsia="es-PE"/>
        </w:rPr>
        <w:fldChar w:fldCharType="separate"/>
      </w:r>
      <w:proofErr w:type="gramStart"/>
      <w:r w:rsidRPr="003501C7">
        <w:rPr>
          <w:rFonts w:ascii="Trebuchet MS" w:eastAsia="Times New Roman" w:hAnsi="Trebuchet MS" w:cs="Times New Roman"/>
          <w:color w:val="0000FF"/>
          <w:sz w:val="18"/>
          <w:szCs w:val="18"/>
          <w:lang w:eastAsia="es-PE"/>
        </w:rPr>
        <w:t>¿ Qué</w:t>
      </w:r>
      <w:proofErr w:type="gramEnd"/>
      <w:r w:rsidRPr="003501C7">
        <w:rPr>
          <w:rFonts w:ascii="Trebuchet MS" w:eastAsia="Times New Roman" w:hAnsi="Trebuchet MS" w:cs="Times New Roman"/>
          <w:color w:val="0000FF"/>
          <w:sz w:val="18"/>
          <w:szCs w:val="18"/>
          <w:lang w:eastAsia="es-PE"/>
        </w:rPr>
        <w:t xml:space="preserve"> tarjeta comprar ?</w:t>
      </w:r>
      <w:r w:rsidRPr="003501C7">
        <w:rPr>
          <w:rFonts w:ascii="Trebuchet MS" w:eastAsia="Times New Roman" w:hAnsi="Trebuchet MS" w:cs="Times New Roman"/>
          <w:color w:val="696969"/>
          <w:sz w:val="24"/>
          <w:szCs w:val="24"/>
          <w:lang w:eastAsia="es-PE"/>
        </w:rPr>
        <w:fldChar w:fldCharType="end"/>
      </w:r>
      <w:bookmarkEnd w:id="12"/>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 xml:space="preserve">Es la pregunta del millón de dólares. </w:t>
      </w:r>
      <w:proofErr w:type="gramStart"/>
      <w:r w:rsidRPr="003501C7">
        <w:rPr>
          <w:rFonts w:ascii="Trebuchet MS" w:eastAsia="Times New Roman" w:hAnsi="Trebuchet MS" w:cs="Times New Roman"/>
          <w:color w:val="696969"/>
          <w:sz w:val="24"/>
          <w:szCs w:val="24"/>
          <w:lang w:eastAsia="es-PE"/>
        </w:rPr>
        <w:t>llevamos</w:t>
      </w:r>
      <w:proofErr w:type="gramEnd"/>
      <w:r w:rsidRPr="003501C7">
        <w:rPr>
          <w:rFonts w:ascii="Trebuchet MS" w:eastAsia="Times New Roman" w:hAnsi="Trebuchet MS" w:cs="Times New Roman"/>
          <w:color w:val="696969"/>
          <w:sz w:val="24"/>
          <w:szCs w:val="24"/>
          <w:lang w:eastAsia="es-PE"/>
        </w:rPr>
        <w:t xml:space="preserve"> desde el 2006 creando diferentes tablas de tarjetas imposibles de actualizar debido a que los fabricantes desarrollan nuevos tipos de chipset, suerte que en la misma línea los desarrolladores de controladores sobre todo en linux van a la par. Si podríamos decir que el mejor chipset  Atheros; está muy bien soportado por ambos Windows y Linux.</w:t>
      </w:r>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Ralink hace buenos chipsets, y ha sido </w:t>
      </w:r>
      <w:r w:rsidRPr="003501C7">
        <w:rPr>
          <w:rFonts w:ascii="Trebuchet MS" w:eastAsia="Times New Roman" w:hAnsi="Trebuchet MS" w:cs="Times New Roman"/>
          <w:b/>
          <w:bCs/>
          <w:color w:val="696969"/>
          <w:sz w:val="24"/>
          <w:szCs w:val="24"/>
          <w:lang w:eastAsia="es-PE"/>
        </w:rPr>
        <w:t>muy</w:t>
      </w:r>
      <w:r w:rsidRPr="003501C7">
        <w:rPr>
          <w:rFonts w:ascii="Trebuchet MS" w:eastAsia="Times New Roman" w:hAnsi="Trebuchet MS" w:cs="Times New Roman"/>
          <w:color w:val="696969"/>
          <w:sz w:val="24"/>
          <w:szCs w:val="24"/>
          <w:lang w:eastAsia="es-PE"/>
        </w:rPr>
        <w:t> cooperativo con la comunidad open-source para desarrollar controladores GPL. Ahora la inyección de paquetes está completamente soportada bajo Linux con tarjetas PCI/PCMCIA y USB.</w:t>
      </w:r>
    </w:p>
    <w:p w:rsidR="003501C7" w:rsidRPr="003501C7" w:rsidRDefault="003501C7" w:rsidP="003501C7">
      <w:pPr>
        <w:shd w:val="clear" w:color="auto" w:fill="FFFFFF"/>
        <w:spacing w:after="300" w:line="240" w:lineRule="auto"/>
        <w:rPr>
          <w:rFonts w:ascii="Trebuchet MS" w:eastAsia="Times New Roman" w:hAnsi="Trebuchet MS" w:cs="Times New Roman"/>
          <w:color w:val="696969"/>
          <w:sz w:val="24"/>
          <w:szCs w:val="24"/>
          <w:lang w:eastAsia="es-PE"/>
        </w:rPr>
      </w:pPr>
      <w:r w:rsidRPr="003501C7">
        <w:rPr>
          <w:rFonts w:ascii="Trebuchet MS" w:eastAsia="Times New Roman" w:hAnsi="Trebuchet MS" w:cs="Times New Roman"/>
          <w:color w:val="696969"/>
          <w:sz w:val="24"/>
          <w:szCs w:val="24"/>
          <w:lang w:eastAsia="es-PE"/>
        </w:rPr>
        <w:t>Te recomiendo visitar: </w:t>
      </w:r>
      <w:hyperlink r:id="rId16" w:history="1">
        <w:r w:rsidRPr="003501C7">
          <w:rPr>
            <w:rFonts w:ascii="Trebuchet MS" w:eastAsia="Times New Roman" w:hAnsi="Trebuchet MS" w:cs="Times New Roman"/>
            <w:color w:val="344D70"/>
            <w:sz w:val="18"/>
            <w:szCs w:val="18"/>
            <w:lang w:eastAsia="es-PE"/>
          </w:rPr>
          <w:t>foro.seguridadwireless.net/</w:t>
        </w:r>
      </w:hyperlink>
    </w:p>
    <w:bookmarkStart w:id="13" w:name="q0B0"/>
    <w:p w:rsidR="003501C7" w:rsidRPr="003501C7" w:rsidRDefault="003501C7" w:rsidP="003501C7">
      <w:pPr>
        <w:shd w:val="clear" w:color="auto" w:fill="FFFFFF"/>
        <w:spacing w:after="300" w:line="240" w:lineRule="auto"/>
        <w:rPr>
          <w:ins w:id="14" w:author="Unknown"/>
          <w:rFonts w:ascii="Trebuchet MS" w:eastAsia="Times New Roman" w:hAnsi="Trebuchet MS" w:cs="Times New Roman"/>
          <w:color w:val="696969"/>
          <w:sz w:val="24"/>
          <w:szCs w:val="24"/>
          <w:lang w:eastAsia="es-PE"/>
        </w:rPr>
      </w:pPr>
      <w:ins w:id="15" w:author="Unknown">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"q0B0" </w:instrText>
        </w:r>
        <w:r w:rsidRPr="003501C7">
          <w:rPr>
            <w:rFonts w:ascii="Trebuchet MS" w:eastAsia="Times New Roman" w:hAnsi="Trebuchet MS" w:cs="Times New Roman"/>
            <w:color w:val="696969"/>
            <w:sz w:val="24"/>
            <w:szCs w:val="24"/>
            <w:lang w:eastAsia="es-PE"/>
          </w:rPr>
          <w:fldChar w:fldCharType="separate"/>
        </w:r>
        <w:proofErr w:type="gramStart"/>
        <w:r w:rsidRPr="003501C7">
          <w:rPr>
            <w:rFonts w:ascii="Trebuchet MS" w:eastAsia="Times New Roman" w:hAnsi="Trebuchet MS" w:cs="Times New Roman"/>
            <w:color w:val="0000FF"/>
            <w:sz w:val="18"/>
            <w:szCs w:val="18"/>
            <w:lang w:eastAsia="es-PE"/>
          </w:rPr>
          <w:t>¿ Cómo</w:t>
        </w:r>
        <w:proofErr w:type="gramEnd"/>
        <w:r w:rsidRPr="003501C7">
          <w:rPr>
            <w:rFonts w:ascii="Trebuchet MS" w:eastAsia="Times New Roman" w:hAnsi="Trebuchet MS" w:cs="Times New Roman"/>
            <w:color w:val="0000FF"/>
            <w:sz w:val="18"/>
            <w:szCs w:val="18"/>
            <w:lang w:eastAsia="es-PE"/>
          </w:rPr>
          <w:t xml:space="preserve"> uso airodump-ng en Windows ?</w:t>
        </w:r>
        <w:r w:rsidRPr="003501C7">
          <w:rPr>
            <w:rFonts w:ascii="Trebuchet MS" w:eastAsia="Times New Roman" w:hAnsi="Trebuchet MS" w:cs="Times New Roman"/>
            <w:color w:val="696969"/>
            <w:sz w:val="24"/>
            <w:szCs w:val="24"/>
            <w:lang w:eastAsia="es-PE"/>
          </w:rPr>
          <w:fldChar w:fldCharType="end"/>
        </w:r>
        <w:bookmarkEnd w:id="13"/>
      </w:ins>
    </w:p>
    <w:p w:rsidR="003501C7" w:rsidRPr="003501C7" w:rsidRDefault="003501C7" w:rsidP="003501C7">
      <w:pPr>
        <w:shd w:val="clear" w:color="auto" w:fill="FFFFFF"/>
        <w:spacing w:after="300" w:line="240" w:lineRule="auto"/>
        <w:rPr>
          <w:ins w:id="16" w:author="Unknown"/>
          <w:rFonts w:ascii="Trebuchet MS" w:eastAsia="Times New Roman" w:hAnsi="Trebuchet MS" w:cs="Times New Roman"/>
          <w:color w:val="696969"/>
          <w:sz w:val="24"/>
          <w:szCs w:val="24"/>
          <w:lang w:eastAsia="es-PE"/>
        </w:rPr>
      </w:pPr>
      <w:ins w:id="17" w:author="Unknown">
        <w:r w:rsidRPr="003501C7">
          <w:rPr>
            <w:rFonts w:ascii="Trebuchet MS" w:eastAsia="Times New Roman" w:hAnsi="Trebuchet MS" w:cs="Times New Roman"/>
            <w:color w:val="696969"/>
            <w:sz w:val="24"/>
            <w:szCs w:val="24"/>
            <w:lang w:eastAsia="es-PE"/>
          </w:rPr>
          <w:t>Antes de nada, asegúrate de que tu tarjeta es compatible y de que tienes instalado el controlador adecuado. También debes descargar </w:t>
        </w:r>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"http://hwagm.elhacker.net/descargas/windows/peek.zip"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344D70"/>
            <w:sz w:val="18"/>
            <w:szCs w:val="18"/>
            <w:lang w:eastAsia="es-PE"/>
          </w:rPr>
          <w:t>peek.dll y peek5.sys</w:t>
        </w:r>
        <w:r w:rsidRPr="003501C7">
          <w:rPr>
            <w:rFonts w:ascii="Trebuchet MS" w:eastAsia="Times New Roman" w:hAnsi="Trebuchet MS" w:cs="Times New Roman"/>
            <w:color w:val="696969"/>
            <w:sz w:val="24"/>
            <w:szCs w:val="24"/>
            <w:lang w:eastAsia="es-PE"/>
          </w:rPr>
          <w:fldChar w:fldCharType="end"/>
        </w:r>
        <w:r w:rsidRPr="003501C7">
          <w:rPr>
            <w:rFonts w:ascii="Trebuchet MS" w:eastAsia="Times New Roman" w:hAnsi="Trebuchet MS" w:cs="Times New Roman"/>
            <w:color w:val="696969"/>
            <w:sz w:val="24"/>
            <w:szCs w:val="24"/>
            <w:lang w:eastAsia="es-PE"/>
          </w:rPr>
          <w:t> y ponerlos en el mismo directorio que airodump-ng.exe.</w:t>
        </w:r>
      </w:ins>
    </w:p>
    <w:p w:rsidR="003501C7" w:rsidRPr="003501C7" w:rsidRDefault="003501C7" w:rsidP="003501C7">
      <w:pPr>
        <w:shd w:val="clear" w:color="auto" w:fill="FFFFFF"/>
        <w:spacing w:after="300" w:line="240" w:lineRule="auto"/>
        <w:rPr>
          <w:ins w:id="18" w:author="Unknown"/>
          <w:rFonts w:ascii="Trebuchet MS" w:eastAsia="Times New Roman" w:hAnsi="Trebuchet MS" w:cs="Times New Roman"/>
          <w:color w:val="696969"/>
          <w:sz w:val="24"/>
          <w:szCs w:val="24"/>
          <w:lang w:eastAsia="es-PE"/>
        </w:rPr>
      </w:pPr>
      <w:ins w:id="19" w:author="Unknown">
        <w:r w:rsidRPr="003501C7">
          <w:rPr>
            <w:rFonts w:ascii="Trebuchet MS" w:eastAsia="Times New Roman" w:hAnsi="Trebuchet MS" w:cs="Times New Roman"/>
            <w:color w:val="696969"/>
            <w:sz w:val="24"/>
            <w:szCs w:val="24"/>
            <w:lang w:eastAsia="es-PE"/>
          </w:rPr>
          <w:t>A la hora de ejecutar airodump-ng, deberías especificar:</w:t>
        </w:r>
      </w:ins>
    </w:p>
    <w:p w:rsidR="003501C7" w:rsidRPr="003501C7" w:rsidRDefault="003501C7" w:rsidP="003501C7">
      <w:pPr>
        <w:numPr>
          <w:ilvl w:val="0"/>
          <w:numId w:val="4"/>
        </w:numPr>
        <w:shd w:val="clear" w:color="auto" w:fill="FFFFFF"/>
        <w:spacing w:before="100" w:beforeAutospacing="1" w:after="100" w:afterAutospacing="1" w:line="240" w:lineRule="auto"/>
        <w:ind w:left="2160"/>
        <w:rPr>
          <w:ins w:id="20" w:author="Unknown"/>
          <w:rFonts w:ascii="Trebuchet MS" w:eastAsia="Times New Roman" w:hAnsi="Trebuchet MS" w:cs="Times New Roman"/>
          <w:color w:val="696969"/>
          <w:sz w:val="24"/>
          <w:szCs w:val="24"/>
          <w:lang w:eastAsia="es-PE"/>
        </w:rPr>
      </w:pPr>
      <w:ins w:id="21" w:author="Unknown">
        <w:r w:rsidRPr="003501C7">
          <w:rPr>
            <w:rFonts w:ascii="Trebuchet MS" w:eastAsia="Times New Roman" w:hAnsi="Trebuchet MS" w:cs="Times New Roman"/>
            <w:color w:val="696969"/>
            <w:sz w:val="24"/>
            <w:szCs w:val="24"/>
            <w:lang w:eastAsia="es-PE"/>
          </w:rPr>
          <w:lastRenderedPageBreak/>
          <w:t>El número identificador de la interfaz de red, que debe ser elegido de la lista mostrada por airodump-ng.</w:t>
        </w:r>
      </w:ins>
    </w:p>
    <w:p w:rsidR="003501C7" w:rsidRPr="003501C7" w:rsidRDefault="003501C7" w:rsidP="003501C7">
      <w:pPr>
        <w:numPr>
          <w:ilvl w:val="0"/>
          <w:numId w:val="4"/>
        </w:numPr>
        <w:shd w:val="clear" w:color="auto" w:fill="FFFFFF"/>
        <w:spacing w:before="100" w:beforeAutospacing="1" w:after="100" w:afterAutospacing="1" w:line="240" w:lineRule="auto"/>
        <w:ind w:left="2160"/>
        <w:rPr>
          <w:ins w:id="22" w:author="Unknown"/>
          <w:rFonts w:ascii="Trebuchet MS" w:eastAsia="Times New Roman" w:hAnsi="Trebuchet MS" w:cs="Times New Roman"/>
          <w:color w:val="696969"/>
          <w:sz w:val="24"/>
          <w:szCs w:val="24"/>
          <w:lang w:eastAsia="es-PE"/>
        </w:rPr>
      </w:pPr>
      <w:ins w:id="23" w:author="Unknown">
        <w:r w:rsidRPr="003501C7">
          <w:rPr>
            <w:rFonts w:ascii="Trebuchet MS" w:eastAsia="Times New Roman" w:hAnsi="Trebuchet MS" w:cs="Times New Roman"/>
            <w:color w:val="696969"/>
            <w:sz w:val="24"/>
            <w:szCs w:val="24"/>
            <w:lang w:eastAsia="es-PE"/>
          </w:rPr>
          <w:t>El tipo de interfaz de red ('o' para HermesI y Realtek, 'a' para Aironet y Atheros) para versiones viejas. Las nuevas no es necesario.</w:t>
        </w:r>
      </w:ins>
    </w:p>
    <w:p w:rsidR="003501C7" w:rsidRPr="003501C7" w:rsidRDefault="003501C7" w:rsidP="003501C7">
      <w:pPr>
        <w:numPr>
          <w:ilvl w:val="0"/>
          <w:numId w:val="4"/>
        </w:numPr>
        <w:shd w:val="clear" w:color="auto" w:fill="FFFFFF"/>
        <w:spacing w:before="100" w:beforeAutospacing="1" w:after="100" w:afterAutospacing="1" w:line="240" w:lineRule="auto"/>
        <w:ind w:left="2160"/>
        <w:rPr>
          <w:ins w:id="24" w:author="Unknown"/>
          <w:rFonts w:ascii="Trebuchet MS" w:eastAsia="Times New Roman" w:hAnsi="Trebuchet MS" w:cs="Times New Roman"/>
          <w:color w:val="696969"/>
          <w:sz w:val="24"/>
          <w:szCs w:val="24"/>
          <w:lang w:eastAsia="es-PE"/>
        </w:rPr>
      </w:pPr>
      <w:ins w:id="25" w:author="Unknown">
        <w:r w:rsidRPr="003501C7">
          <w:rPr>
            <w:rFonts w:ascii="Trebuchet MS" w:eastAsia="Times New Roman" w:hAnsi="Trebuchet MS" w:cs="Times New Roman"/>
            <w:color w:val="696969"/>
            <w:sz w:val="24"/>
            <w:szCs w:val="24"/>
            <w:lang w:eastAsia="es-PE"/>
          </w:rPr>
          <w:t>El número de canal, entre 1 y 14. También puedes especificar 0 para altenar entre todos los canales.</w:t>
        </w:r>
      </w:ins>
    </w:p>
    <w:p w:rsidR="003501C7" w:rsidRPr="003501C7" w:rsidRDefault="003501C7" w:rsidP="003501C7">
      <w:pPr>
        <w:numPr>
          <w:ilvl w:val="0"/>
          <w:numId w:val="4"/>
        </w:numPr>
        <w:shd w:val="clear" w:color="auto" w:fill="FFFFFF"/>
        <w:spacing w:before="100" w:beforeAutospacing="1" w:after="100" w:afterAutospacing="1" w:line="240" w:lineRule="auto"/>
        <w:ind w:left="2160"/>
        <w:rPr>
          <w:ins w:id="26" w:author="Unknown"/>
          <w:rFonts w:ascii="Trebuchet MS" w:eastAsia="Times New Roman" w:hAnsi="Trebuchet MS" w:cs="Times New Roman"/>
          <w:color w:val="696969"/>
          <w:sz w:val="24"/>
          <w:szCs w:val="24"/>
          <w:lang w:eastAsia="es-PE"/>
        </w:rPr>
      </w:pPr>
      <w:ins w:id="27" w:author="Unknown">
        <w:r w:rsidRPr="003501C7">
          <w:rPr>
            <w:rFonts w:ascii="Trebuchet MS" w:eastAsia="Times New Roman" w:hAnsi="Trebuchet MS" w:cs="Times New Roman"/>
            <w:color w:val="696969"/>
            <w:sz w:val="24"/>
            <w:szCs w:val="24"/>
            <w:lang w:eastAsia="es-PE"/>
          </w:rPr>
          <w:t>El prefijo de salida. Por ejemplo, si el prefijo es "foo", entonces airodump-ng creará foo.cap (paquetes capturados) </w:t>
        </w:r>
      </w:ins>
    </w:p>
    <w:p w:rsidR="003501C7" w:rsidRPr="003501C7" w:rsidRDefault="003501C7" w:rsidP="003501C7">
      <w:pPr>
        <w:numPr>
          <w:ilvl w:val="0"/>
          <w:numId w:val="4"/>
        </w:numPr>
        <w:shd w:val="clear" w:color="auto" w:fill="FFFFFF"/>
        <w:spacing w:before="100" w:beforeAutospacing="1" w:after="100" w:afterAutospacing="1" w:line="240" w:lineRule="auto"/>
        <w:ind w:left="2160"/>
        <w:rPr>
          <w:ins w:id="28" w:author="Unknown"/>
          <w:rFonts w:ascii="Trebuchet MS" w:eastAsia="Times New Roman" w:hAnsi="Trebuchet MS" w:cs="Times New Roman"/>
          <w:color w:val="696969"/>
          <w:sz w:val="24"/>
          <w:szCs w:val="24"/>
          <w:lang w:eastAsia="es-PE"/>
        </w:rPr>
      </w:pPr>
      <w:ins w:id="29" w:author="Unknown">
        <w:r w:rsidRPr="003501C7">
          <w:rPr>
            <w:rFonts w:ascii="Trebuchet MS" w:eastAsia="Times New Roman" w:hAnsi="Trebuchet MS" w:cs="Times New Roman"/>
            <w:color w:val="696969"/>
            <w:sz w:val="24"/>
            <w:szCs w:val="24"/>
            <w:lang w:eastAsia="es-PE"/>
          </w:rPr>
          <w:t>La opción "sólo IVs". Debe ser 1 si sólamente quieres guardar los IVs de los paquetes de datos WEP. Esto ahorra espacio, pero el archivo resultante (foo.ivs) sólo será útil para la recuperación de claves WEP.</w:t>
        </w:r>
      </w:ins>
    </w:p>
    <w:p w:rsidR="003501C7" w:rsidRPr="003501C7" w:rsidRDefault="003501C7" w:rsidP="003501C7">
      <w:pPr>
        <w:shd w:val="clear" w:color="auto" w:fill="FFFFFF"/>
        <w:spacing w:after="300" w:line="240" w:lineRule="auto"/>
        <w:rPr>
          <w:ins w:id="30" w:author="Unknown"/>
          <w:rFonts w:ascii="Trebuchet MS" w:eastAsia="Times New Roman" w:hAnsi="Trebuchet MS" w:cs="Times New Roman"/>
          <w:color w:val="696969"/>
          <w:sz w:val="24"/>
          <w:szCs w:val="24"/>
          <w:lang w:eastAsia="es-PE"/>
        </w:rPr>
      </w:pPr>
      <w:ins w:id="31" w:author="Unknown">
        <w:r w:rsidRPr="003501C7">
          <w:rPr>
            <w:rFonts w:ascii="Trebuchet MS" w:eastAsia="Times New Roman" w:hAnsi="Trebuchet MS" w:cs="Times New Roman"/>
            <w:b/>
            <w:bCs/>
            <w:i/>
            <w:iCs/>
            <w:color w:val="696969"/>
            <w:sz w:val="24"/>
            <w:szCs w:val="24"/>
            <w:lang w:eastAsia="es-PE"/>
          </w:rPr>
          <w:t xml:space="preserve">Para parar de capturar paquetes presiona Ctrl-C. Puede que te salga una pantalla azul, debido a un bug en el controlador PEEK por no salir limpiamente de modo monitor. También puede que el archivo resultante de la captura está vacío. La causa de este bug es desconocida. Para versiones viejas sobre todo, y esta es la razón de lo que pasaba con winairodump de windows, y muchos ignorantes que nos envidian lo usaban como si fuera error del propio winairo, pero que le vamos a hacer, no saben nada pero nada de auditoria wireless, solo de menospreciar el trabajo de los demás.  Y el bug viene derivado del controlador peek. De todas formas tampoco se van a molestar en leer esta guía, allá ellos con su ignorancia, si has llegado hasta aquí, ya sabes la razón de ello. Si leéis la información original del gran maestro Devine, podrás saber que lo que digo es cierto, aunque a </w:t>
        </w:r>
        <w:proofErr w:type="gramStart"/>
        <w:r w:rsidRPr="003501C7">
          <w:rPr>
            <w:rFonts w:ascii="Trebuchet MS" w:eastAsia="Times New Roman" w:hAnsi="Trebuchet MS" w:cs="Times New Roman"/>
            <w:b/>
            <w:bCs/>
            <w:i/>
            <w:iCs/>
            <w:color w:val="696969"/>
            <w:sz w:val="24"/>
            <w:szCs w:val="24"/>
            <w:lang w:eastAsia="es-PE"/>
          </w:rPr>
          <w:t>esta alturas</w:t>
        </w:r>
        <w:proofErr w:type="gramEnd"/>
        <w:r w:rsidRPr="003501C7">
          <w:rPr>
            <w:rFonts w:ascii="Trebuchet MS" w:eastAsia="Times New Roman" w:hAnsi="Trebuchet MS" w:cs="Times New Roman"/>
            <w:b/>
            <w:bCs/>
            <w:i/>
            <w:iCs/>
            <w:color w:val="696969"/>
            <w:sz w:val="24"/>
            <w:szCs w:val="24"/>
            <w:lang w:eastAsia="es-PE"/>
          </w:rPr>
          <w:t xml:space="preserve"> de mi vida no necesito demostrarle nada a nadie.</w:t>
        </w:r>
      </w:ins>
    </w:p>
    <w:bookmarkStart w:id="32" w:name="q0D0"/>
    <w:p w:rsidR="003501C7" w:rsidRPr="003501C7" w:rsidRDefault="003501C7" w:rsidP="003501C7">
      <w:pPr>
        <w:shd w:val="clear" w:color="auto" w:fill="FFFFFF"/>
        <w:spacing w:after="300" w:line="240" w:lineRule="auto"/>
        <w:rPr>
          <w:ins w:id="33" w:author="Unknown"/>
          <w:rFonts w:ascii="Trebuchet MS" w:eastAsia="Times New Roman" w:hAnsi="Trebuchet MS" w:cs="Times New Roman"/>
          <w:color w:val="696969"/>
          <w:sz w:val="24"/>
          <w:szCs w:val="24"/>
          <w:lang w:eastAsia="es-PE"/>
        </w:rPr>
      </w:pPr>
      <w:ins w:id="34" w:author="Unknown">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"q0D0" </w:instrText>
        </w:r>
        <w:r w:rsidRPr="003501C7">
          <w:rPr>
            <w:rFonts w:ascii="Trebuchet MS" w:eastAsia="Times New Roman" w:hAnsi="Trebuchet MS" w:cs="Times New Roman"/>
            <w:color w:val="696969"/>
            <w:sz w:val="24"/>
            <w:szCs w:val="24"/>
            <w:lang w:eastAsia="es-PE"/>
          </w:rPr>
          <w:fldChar w:fldCharType="separate"/>
        </w:r>
        <w:proofErr w:type="gramStart"/>
        <w:r w:rsidRPr="003501C7">
          <w:rPr>
            <w:rFonts w:ascii="Trebuchet MS" w:eastAsia="Times New Roman" w:hAnsi="Trebuchet MS" w:cs="Times New Roman"/>
            <w:color w:val="0000FF"/>
            <w:sz w:val="18"/>
            <w:szCs w:val="18"/>
            <w:lang w:eastAsia="es-PE"/>
          </w:rPr>
          <w:t>¿ Cómo</w:t>
        </w:r>
        <w:proofErr w:type="gramEnd"/>
        <w:r w:rsidRPr="003501C7">
          <w:rPr>
            <w:rFonts w:ascii="Trebuchet MS" w:eastAsia="Times New Roman" w:hAnsi="Trebuchet MS" w:cs="Times New Roman"/>
            <w:color w:val="0000FF"/>
            <w:sz w:val="18"/>
            <w:szCs w:val="18"/>
            <w:lang w:eastAsia="es-PE"/>
          </w:rPr>
          <w:t xml:space="preserve"> uso airodump-ng en Linux ?</w:t>
        </w:r>
        <w:r w:rsidRPr="003501C7">
          <w:rPr>
            <w:rFonts w:ascii="Trebuchet MS" w:eastAsia="Times New Roman" w:hAnsi="Trebuchet MS" w:cs="Times New Roman"/>
            <w:color w:val="696969"/>
            <w:sz w:val="24"/>
            <w:szCs w:val="24"/>
            <w:lang w:eastAsia="es-PE"/>
          </w:rPr>
          <w:fldChar w:fldCharType="end"/>
        </w:r>
        <w:bookmarkEnd w:id="32"/>
      </w:ins>
    </w:p>
    <w:p w:rsidR="003501C7" w:rsidRPr="003501C7" w:rsidRDefault="003501C7" w:rsidP="003501C7">
      <w:pPr>
        <w:shd w:val="clear" w:color="auto" w:fill="FFFFFF"/>
        <w:spacing w:after="300" w:line="240" w:lineRule="auto"/>
        <w:rPr>
          <w:ins w:id="35" w:author="Unknown"/>
          <w:rFonts w:ascii="Trebuchet MS" w:eastAsia="Times New Roman" w:hAnsi="Trebuchet MS" w:cs="Times New Roman"/>
          <w:color w:val="696969"/>
          <w:sz w:val="24"/>
          <w:szCs w:val="24"/>
          <w:lang w:eastAsia="es-PE"/>
        </w:rPr>
      </w:pPr>
      <w:ins w:id="36" w:author="Unknown">
        <w:r w:rsidRPr="003501C7">
          <w:rPr>
            <w:rFonts w:ascii="Trebuchet MS" w:eastAsia="Times New Roman" w:hAnsi="Trebuchet MS" w:cs="Times New Roman"/>
            <w:color w:val="696969"/>
            <w:sz w:val="24"/>
            <w:szCs w:val="24"/>
            <w:lang w:eastAsia="es-PE"/>
          </w:rPr>
          <w:t>Antes de ejecutar airodump-ng, debes iniciar el script </w:t>
        </w:r>
        <w:r w:rsidRPr="003501C7">
          <w:rPr>
            <w:rFonts w:ascii="Courier" w:eastAsia="Times New Roman" w:hAnsi="Courier" w:cs="Times New Roman"/>
            <w:color w:val="696969"/>
            <w:sz w:val="24"/>
            <w:szCs w:val="24"/>
            <w:lang w:eastAsia="es-PE"/>
          </w:rPr>
          <w:t>airmon-ng </w:t>
        </w:r>
        <w:r w:rsidRPr="003501C7">
          <w:rPr>
            <w:rFonts w:ascii="Trebuchet MS" w:eastAsia="Times New Roman" w:hAnsi="Trebuchet MS" w:cs="Times New Roman"/>
            <w:color w:val="696969"/>
            <w:sz w:val="24"/>
            <w:szCs w:val="24"/>
            <w:lang w:eastAsia="es-PE"/>
          </w:rPr>
          <w:t>para listar las interfaces inalámbricas detectadas y ponerlas en modo monitor.</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7" w:author="Unknown"/>
          <w:rFonts w:ascii="Courier New" w:eastAsia="Times New Roman" w:hAnsi="Courier New" w:cs="Courier New"/>
          <w:color w:val="696969"/>
          <w:sz w:val="20"/>
          <w:szCs w:val="20"/>
          <w:lang w:eastAsia="es-PE"/>
        </w:rPr>
      </w:pPr>
      <w:ins w:id="38" w:author="Unknown">
        <w:r w:rsidRPr="003501C7">
          <w:rPr>
            <w:rFonts w:ascii="Courier New" w:eastAsia="Times New Roman" w:hAnsi="Courier New" w:cs="Courier New"/>
            <w:color w:val="696969"/>
            <w:sz w:val="20"/>
            <w:szCs w:val="20"/>
            <w:lang w:eastAsia="es-PE"/>
          </w:rPr>
          <w:t xml:space="preserve">  </w:t>
        </w:r>
        <w:proofErr w:type="gramStart"/>
        <w:r w:rsidRPr="003501C7">
          <w:rPr>
            <w:rFonts w:ascii="Courier New" w:eastAsia="Times New Roman" w:hAnsi="Courier New" w:cs="Courier New"/>
            <w:color w:val="696969"/>
            <w:sz w:val="20"/>
            <w:szCs w:val="20"/>
            <w:lang w:eastAsia="es-PE"/>
          </w:rPr>
          <w:t>uso</w:t>
        </w:r>
        <w:proofErr w:type="gramEnd"/>
        <w:r w:rsidRPr="003501C7">
          <w:rPr>
            <w:rFonts w:ascii="Courier New" w:eastAsia="Times New Roman" w:hAnsi="Courier New" w:cs="Courier New"/>
            <w:color w:val="696969"/>
            <w:sz w:val="20"/>
            <w:szCs w:val="20"/>
            <w:lang w:eastAsia="es-PE"/>
          </w:rPr>
          <w:t xml:space="preserve">: airodump-ng &lt;interfaz&gt; -w &lt;prefijo de salida&gt; -c [canal] </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ins w:id="39" w:author="Unknown"/>
          <w:rFonts w:ascii="Courier New" w:eastAsia="Times New Roman" w:hAnsi="Courier New" w:cs="Courier New"/>
          <w:color w:val="696969"/>
          <w:sz w:val="20"/>
          <w:szCs w:val="20"/>
          <w:lang w:eastAsia="es-PE"/>
        </w:rPr>
      </w:pPr>
      <w:ins w:id="40" w:author="Unknown">
        <w:r w:rsidRPr="003501C7">
          <w:rPr>
            <w:rFonts w:ascii="Courier New" w:eastAsia="Times New Roman" w:hAnsi="Courier New" w:cs="Courier New"/>
            <w:color w:val="696969"/>
            <w:sz w:val="20"/>
            <w:szCs w:val="20"/>
            <w:lang w:eastAsia="es-PE"/>
          </w:rPr>
          <w:t>Puedes convertir un archivo .cap / .dump a formato .ivs con el programa pcap2ivs.</w:t>
        </w:r>
      </w:ins>
    </w:p>
    <w:bookmarkStart w:id="41" w:name="q0D8"/>
    <w:p w:rsidR="003501C7" w:rsidRPr="003501C7" w:rsidRDefault="003501C7" w:rsidP="003501C7">
      <w:pPr>
        <w:shd w:val="clear" w:color="auto" w:fill="FFFFFF"/>
        <w:spacing w:after="300" w:line="240" w:lineRule="auto"/>
        <w:rPr>
          <w:ins w:id="42" w:author="Unknown"/>
          <w:rFonts w:ascii="Trebuchet MS" w:eastAsia="Times New Roman" w:hAnsi="Trebuchet MS" w:cs="Times New Roman"/>
          <w:color w:val="696969"/>
          <w:sz w:val="24"/>
          <w:szCs w:val="24"/>
          <w:lang w:eastAsia="es-PE"/>
        </w:rPr>
      </w:pPr>
      <w:ins w:id="43" w:author="Unknown">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"q0D8"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Airodump-ng oscila entre WEP y WPA.</w:t>
        </w:r>
        <w:r w:rsidRPr="003501C7">
          <w:rPr>
            <w:rFonts w:ascii="Trebuchet MS" w:eastAsia="Times New Roman" w:hAnsi="Trebuchet MS" w:cs="Times New Roman"/>
            <w:color w:val="696969"/>
            <w:sz w:val="24"/>
            <w:szCs w:val="24"/>
            <w:lang w:eastAsia="es-PE"/>
          </w:rPr>
          <w:fldChar w:fldCharType="end"/>
        </w:r>
        <w:bookmarkEnd w:id="41"/>
      </w:ins>
    </w:p>
    <w:p w:rsidR="003501C7" w:rsidRPr="003501C7" w:rsidRDefault="003501C7" w:rsidP="003501C7">
      <w:pPr>
        <w:shd w:val="clear" w:color="auto" w:fill="FFFFFF"/>
        <w:spacing w:after="300" w:line="240" w:lineRule="auto"/>
        <w:rPr>
          <w:ins w:id="44" w:author="Unknown"/>
          <w:rFonts w:ascii="Trebuchet MS" w:eastAsia="Times New Roman" w:hAnsi="Trebuchet MS" w:cs="Times New Roman"/>
          <w:color w:val="696969"/>
          <w:sz w:val="24"/>
          <w:szCs w:val="24"/>
          <w:lang w:eastAsia="es-PE"/>
        </w:rPr>
      </w:pPr>
      <w:ins w:id="45" w:author="Unknown">
        <w:r w:rsidRPr="003501C7">
          <w:rPr>
            <w:rFonts w:ascii="Trebuchet MS" w:eastAsia="Times New Roman" w:hAnsi="Trebuchet MS" w:cs="Times New Roman"/>
            <w:color w:val="696969"/>
            <w:sz w:val="24"/>
            <w:szCs w:val="24"/>
            <w:lang w:eastAsia="es-PE"/>
          </w:rPr>
          <w:t>Esto ocurre cuando tu controlador no desecha los paquetes corruptos (los que tienen CRC inválido). Si es un Centrino b, simplemente no tiene arreglo; ve y compra una tarjeta mejor. Si es una Prism2, prueba a actualizar el firmware.</w:t>
        </w:r>
      </w:ins>
    </w:p>
    <w:bookmarkStart w:id="46" w:name="q0E0"/>
    <w:p w:rsidR="003501C7" w:rsidRPr="003501C7" w:rsidRDefault="003501C7" w:rsidP="003501C7">
      <w:pPr>
        <w:shd w:val="clear" w:color="auto" w:fill="FFFFFF"/>
        <w:spacing w:after="300" w:line="240" w:lineRule="auto"/>
        <w:rPr>
          <w:ins w:id="47" w:author="Unknown"/>
          <w:rFonts w:ascii="Trebuchet MS" w:eastAsia="Times New Roman" w:hAnsi="Trebuchet MS" w:cs="Times New Roman"/>
          <w:color w:val="696969"/>
          <w:sz w:val="24"/>
          <w:szCs w:val="24"/>
          <w:lang w:eastAsia="es-PE"/>
        </w:rPr>
      </w:pPr>
      <w:ins w:id="48" w:author="Unknown">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"q0E0" </w:instrText>
        </w:r>
        <w:r w:rsidRPr="003501C7">
          <w:rPr>
            <w:rFonts w:ascii="Trebuchet MS" w:eastAsia="Times New Roman" w:hAnsi="Trebuchet MS" w:cs="Times New Roman"/>
            <w:color w:val="696969"/>
            <w:sz w:val="24"/>
            <w:szCs w:val="24"/>
            <w:lang w:eastAsia="es-PE"/>
          </w:rPr>
          <w:fldChar w:fldCharType="separate"/>
        </w:r>
        <w:proofErr w:type="gramStart"/>
        <w:r w:rsidRPr="003501C7">
          <w:rPr>
            <w:rFonts w:ascii="Trebuchet MS" w:eastAsia="Times New Roman" w:hAnsi="Trebuchet MS" w:cs="Times New Roman"/>
            <w:color w:val="0000FF"/>
            <w:sz w:val="18"/>
            <w:szCs w:val="18"/>
            <w:lang w:eastAsia="es-PE"/>
          </w:rPr>
          <w:t>¿ Cuál</w:t>
        </w:r>
        <w:proofErr w:type="gramEnd"/>
        <w:r w:rsidRPr="003501C7">
          <w:rPr>
            <w:rFonts w:ascii="Trebuchet MS" w:eastAsia="Times New Roman" w:hAnsi="Trebuchet MS" w:cs="Times New Roman"/>
            <w:color w:val="0000FF"/>
            <w:sz w:val="18"/>
            <w:szCs w:val="18"/>
            <w:lang w:eastAsia="es-PE"/>
          </w:rPr>
          <w:t xml:space="preserve"> es el significado de los campos mostrados por airodump-ng ?</w:t>
        </w:r>
        <w:r w:rsidRPr="003501C7">
          <w:rPr>
            <w:rFonts w:ascii="Trebuchet MS" w:eastAsia="Times New Roman" w:hAnsi="Trebuchet MS" w:cs="Times New Roman"/>
            <w:color w:val="696969"/>
            <w:sz w:val="24"/>
            <w:szCs w:val="24"/>
            <w:lang w:eastAsia="es-PE"/>
          </w:rPr>
          <w:fldChar w:fldCharType="end"/>
        </w:r>
        <w:bookmarkEnd w:id="46"/>
      </w:ins>
    </w:p>
    <w:p w:rsidR="003501C7" w:rsidRPr="003501C7" w:rsidRDefault="003501C7" w:rsidP="003501C7">
      <w:pPr>
        <w:shd w:val="clear" w:color="auto" w:fill="FFFFFF"/>
        <w:spacing w:after="300" w:line="240" w:lineRule="auto"/>
        <w:rPr>
          <w:ins w:id="49" w:author="Unknown"/>
          <w:rFonts w:ascii="Trebuchet MS" w:eastAsia="Times New Roman" w:hAnsi="Trebuchet MS" w:cs="Times New Roman"/>
          <w:color w:val="696969"/>
          <w:sz w:val="24"/>
          <w:szCs w:val="24"/>
          <w:lang w:eastAsia="es-PE"/>
        </w:rPr>
      </w:pPr>
      <w:proofErr w:type="gramStart"/>
      <w:ins w:id="50" w:author="Unknown">
        <w:r w:rsidRPr="003501C7">
          <w:rPr>
            <w:rFonts w:ascii="Trebuchet MS" w:eastAsia="Times New Roman" w:hAnsi="Trebuchet MS" w:cs="Times New Roman"/>
            <w:color w:val="696969"/>
            <w:sz w:val="24"/>
            <w:szCs w:val="24"/>
            <w:lang w:eastAsia="es-PE"/>
          </w:rPr>
          <w:t>airodump-ng</w:t>
        </w:r>
        <w:proofErr w:type="gramEnd"/>
        <w:r w:rsidRPr="003501C7">
          <w:rPr>
            <w:rFonts w:ascii="Trebuchet MS" w:eastAsia="Times New Roman" w:hAnsi="Trebuchet MS" w:cs="Times New Roman"/>
            <w:color w:val="696969"/>
            <w:sz w:val="24"/>
            <w:szCs w:val="24"/>
            <w:lang w:eastAsia="es-PE"/>
          </w:rPr>
          <w:t xml:space="preserve"> mostrará una lista con los puntos de acceso detectados, y también una lista de clientes conectados o estaciones ("stations").</w:t>
        </w:r>
      </w:ins>
    </w:p>
    <w:p w:rsidR="003501C7" w:rsidRPr="003501C7" w:rsidRDefault="003501C7" w:rsidP="003501C7">
      <w:pPr>
        <w:shd w:val="clear" w:color="auto" w:fill="FFFFFF"/>
        <w:spacing w:after="300" w:line="240" w:lineRule="auto"/>
        <w:rPr>
          <w:ins w:id="51" w:author="Unknown"/>
          <w:rFonts w:ascii="Trebuchet MS" w:eastAsia="Times New Roman" w:hAnsi="Trebuchet MS" w:cs="Times New Roman"/>
          <w:color w:val="696969"/>
          <w:sz w:val="24"/>
          <w:szCs w:val="24"/>
          <w:lang w:eastAsia="es-PE"/>
        </w:rPr>
      </w:pPr>
      <w:ins w:id="52" w:author="Unknown">
        <w:r w:rsidRPr="003501C7">
          <w:rPr>
            <w:rFonts w:ascii="Trebuchet MS" w:eastAsia="Times New Roman" w:hAnsi="Trebuchet MS" w:cs="Times New Roman"/>
            <w:color w:val="696969"/>
            <w:sz w:val="24"/>
            <w:szCs w:val="24"/>
            <w:lang w:eastAsia="es-PE"/>
          </w:rPr>
          <w:lastRenderedPageBreak/>
          <w:t> </w:t>
        </w:r>
      </w:ins>
    </w:p>
    <w:tbl>
      <w:tblPr>
        <w:tblW w:w="0" w:type="auto"/>
        <w:jc w:val="center"/>
        <w:tblCellMar>
          <w:top w:w="60" w:type="dxa"/>
          <w:left w:w="60" w:type="dxa"/>
          <w:bottom w:w="60" w:type="dxa"/>
          <w:right w:w="60" w:type="dxa"/>
        </w:tblCellMar>
        <w:tblLook w:val="04A0" w:firstRow="1" w:lastRow="0" w:firstColumn="1" w:lastColumn="0" w:noHBand="0" w:noVBand="1"/>
      </w:tblPr>
      <w:tblGrid>
        <w:gridCol w:w="7922"/>
      </w:tblGrid>
      <w:tr w:rsidR="003501C7" w:rsidRPr="003501C7" w:rsidTr="003501C7">
        <w:trPr>
          <w:jc w:val="cent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0" w:type="dxa"/>
            </w:tcMar>
            <w:vAlign w:val="center"/>
            <w:hideMark/>
          </w:tcPr>
          <w:p w:rsidR="003501C7" w:rsidRPr="003501C7" w:rsidRDefault="003501C7" w:rsidP="00350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PE"/>
              </w:rPr>
            </w:pPr>
            <w:r w:rsidRPr="003501C7">
              <w:rPr>
                <w:rFonts w:ascii="Courier New" w:eastAsia="Times New Roman" w:hAnsi="Courier New" w:cs="Courier New"/>
                <w:sz w:val="20"/>
                <w:szCs w:val="20"/>
                <w:lang w:eastAsia="es-PE"/>
              </w:rPr>
              <w:t xml:space="preserve"> </w:t>
            </w:r>
            <w:r w:rsidRPr="003501C7">
              <w:rPr>
                <w:rFonts w:ascii="Courier New" w:eastAsia="Times New Roman" w:hAnsi="Courier New" w:cs="Courier New"/>
                <w:sz w:val="20"/>
                <w:szCs w:val="20"/>
                <w:lang w:val="en-US" w:eastAsia="es-PE"/>
              </w:rPr>
              <w:t>BSSID              PWR  Beacons   # Data  CH  MB  ENC   ESSID</w:t>
            </w:r>
          </w:p>
          <w:p w:rsidR="003501C7" w:rsidRPr="003501C7" w:rsidRDefault="003501C7" w:rsidP="00350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PE"/>
              </w:rPr>
            </w:pPr>
          </w:p>
          <w:p w:rsidR="003501C7" w:rsidRPr="003501C7" w:rsidRDefault="003501C7" w:rsidP="00350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PE"/>
              </w:rPr>
            </w:pPr>
            <w:r w:rsidRPr="003501C7">
              <w:rPr>
                <w:rFonts w:ascii="Courier New" w:eastAsia="Times New Roman" w:hAnsi="Courier New" w:cs="Courier New"/>
                <w:sz w:val="20"/>
                <w:szCs w:val="20"/>
                <w:lang w:val="en-US" w:eastAsia="es-PE"/>
              </w:rPr>
              <w:t xml:space="preserve"> 00:13:10:30:24:9C   46       15     3416   6  54. WEP   the ssid </w:t>
            </w:r>
          </w:p>
          <w:p w:rsidR="003501C7" w:rsidRPr="003501C7" w:rsidRDefault="003501C7" w:rsidP="00350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PE"/>
              </w:rPr>
            </w:pPr>
            <w:r w:rsidRPr="003501C7">
              <w:rPr>
                <w:rFonts w:ascii="Courier New" w:eastAsia="Times New Roman" w:hAnsi="Courier New" w:cs="Courier New"/>
                <w:sz w:val="20"/>
                <w:szCs w:val="20"/>
                <w:lang w:val="en-US" w:eastAsia="es-PE"/>
              </w:rPr>
              <w:t xml:space="preserve"> 00:09:5B:1F:44:10   36       54        0  11  11  OPN   NETGEAR</w:t>
            </w:r>
          </w:p>
          <w:p w:rsidR="003501C7" w:rsidRPr="003501C7" w:rsidRDefault="003501C7" w:rsidP="00350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PE"/>
              </w:rPr>
            </w:pPr>
          </w:p>
          <w:p w:rsidR="003501C7" w:rsidRPr="003501C7" w:rsidRDefault="003501C7" w:rsidP="00350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PE"/>
              </w:rPr>
            </w:pPr>
            <w:r w:rsidRPr="003501C7">
              <w:rPr>
                <w:rFonts w:ascii="Courier New" w:eastAsia="Times New Roman" w:hAnsi="Courier New" w:cs="Courier New"/>
                <w:sz w:val="20"/>
                <w:szCs w:val="20"/>
                <w:lang w:val="en-US" w:eastAsia="es-PE"/>
              </w:rPr>
              <w:t xml:space="preserve"> BSSID              STATION            PWR  Packets  Probes</w:t>
            </w:r>
          </w:p>
          <w:p w:rsidR="003501C7" w:rsidRPr="003501C7" w:rsidRDefault="003501C7" w:rsidP="00350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PE"/>
              </w:rPr>
            </w:pPr>
          </w:p>
          <w:p w:rsidR="003501C7" w:rsidRPr="003501C7" w:rsidRDefault="003501C7" w:rsidP="00350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PE"/>
              </w:rPr>
            </w:pPr>
            <w:r w:rsidRPr="003501C7">
              <w:rPr>
                <w:rFonts w:ascii="Courier New" w:eastAsia="Times New Roman" w:hAnsi="Courier New" w:cs="Courier New"/>
                <w:sz w:val="20"/>
                <w:szCs w:val="20"/>
                <w:lang w:val="en-US" w:eastAsia="es-PE"/>
              </w:rPr>
              <w:t xml:space="preserve"> 00:13:10:30:24:9C  00:09:5B:EB:C5:2B   48      719  the ssid</w:t>
            </w:r>
          </w:p>
          <w:p w:rsidR="003501C7" w:rsidRPr="003501C7" w:rsidRDefault="003501C7" w:rsidP="00350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PE"/>
              </w:rPr>
            </w:pPr>
            <w:r w:rsidRPr="003501C7">
              <w:rPr>
                <w:rFonts w:ascii="Courier New" w:eastAsia="Times New Roman" w:hAnsi="Courier New" w:cs="Courier New"/>
                <w:sz w:val="20"/>
                <w:szCs w:val="20"/>
                <w:lang w:val="en-US" w:eastAsia="es-PE"/>
              </w:rPr>
              <w:t xml:space="preserve"> 00:13:10:30:24:9C  00:02:2D:C1:5D:1F  190       17  the ssid</w:t>
            </w:r>
          </w:p>
        </w:tc>
      </w:tr>
    </w:tbl>
    <w:p w:rsidR="003501C7" w:rsidRPr="003501C7" w:rsidRDefault="003501C7" w:rsidP="003501C7">
      <w:pPr>
        <w:shd w:val="clear" w:color="auto" w:fill="FFFFFF"/>
        <w:spacing w:after="300" w:line="240" w:lineRule="auto"/>
        <w:rPr>
          <w:ins w:id="53" w:author="Unknown"/>
          <w:rFonts w:ascii="Trebuchet MS" w:eastAsia="Times New Roman" w:hAnsi="Trebuchet MS" w:cs="Times New Roman"/>
          <w:color w:val="696969"/>
          <w:sz w:val="24"/>
          <w:szCs w:val="24"/>
          <w:lang w:eastAsia="es-PE"/>
        </w:rPr>
      </w:pPr>
      <w:ins w:id="54" w:author="Unknown">
        <w:r w:rsidRPr="003501C7">
          <w:rPr>
            <w:rFonts w:ascii="Trebuchet MS" w:eastAsia="Times New Roman" w:hAnsi="Trebuchet MS" w:cs="Times New Roman"/>
            <w:b/>
            <w:bCs/>
            <w:color w:val="0000FF"/>
            <w:sz w:val="24"/>
            <w:szCs w:val="24"/>
            <w:lang w:eastAsia="es-PE"/>
          </w:rPr>
          <w:t>BSSID</w:t>
        </w:r>
        <w:r w:rsidRPr="003501C7">
          <w:rPr>
            <w:rFonts w:ascii="Trebuchet MS" w:eastAsia="Times New Roman" w:hAnsi="Trebuchet MS" w:cs="Times New Roman"/>
            <w:color w:val="696969"/>
            <w:sz w:val="24"/>
            <w:szCs w:val="24"/>
            <w:lang w:eastAsia="es-PE"/>
          </w:rPr>
          <w:br/>
          <w:t>Dirección MAC del punto de acceso.</w:t>
        </w:r>
      </w:ins>
    </w:p>
    <w:p w:rsidR="003501C7" w:rsidRPr="003501C7" w:rsidRDefault="003501C7" w:rsidP="003501C7">
      <w:pPr>
        <w:shd w:val="clear" w:color="auto" w:fill="FFFFFF"/>
        <w:spacing w:after="300" w:line="240" w:lineRule="auto"/>
        <w:rPr>
          <w:ins w:id="55" w:author="Unknown"/>
          <w:rFonts w:ascii="Trebuchet MS" w:eastAsia="Times New Roman" w:hAnsi="Trebuchet MS" w:cs="Times New Roman"/>
          <w:color w:val="696969"/>
          <w:sz w:val="24"/>
          <w:szCs w:val="24"/>
          <w:lang w:eastAsia="es-PE"/>
        </w:rPr>
      </w:pPr>
      <w:ins w:id="56" w:author="Unknown">
        <w:r w:rsidRPr="003501C7">
          <w:rPr>
            <w:rFonts w:ascii="Trebuchet MS" w:eastAsia="Times New Roman" w:hAnsi="Trebuchet MS" w:cs="Times New Roman"/>
            <w:b/>
            <w:bCs/>
            <w:color w:val="0000FF"/>
            <w:sz w:val="24"/>
            <w:szCs w:val="24"/>
            <w:lang w:eastAsia="es-PE"/>
          </w:rPr>
          <w:t>PWR</w:t>
        </w:r>
        <w:r w:rsidRPr="003501C7">
          <w:rPr>
            <w:rFonts w:ascii="Trebuchet MS" w:eastAsia="Times New Roman" w:hAnsi="Trebuchet MS" w:cs="Times New Roman"/>
            <w:color w:val="696969"/>
            <w:sz w:val="24"/>
            <w:szCs w:val="24"/>
            <w:lang w:eastAsia="es-PE"/>
          </w:rPr>
          <w:br/>
          <w:t>Nivel de señal reportado por la tarjeta. Su significado depende del controlador, pero conforme te acercas al punto de acceso o a la estación la señal aumenta. Si PWR == -1, el controlador no soporta reportar el nivel de señal.</w:t>
        </w:r>
        <w:r w:rsidRPr="003501C7">
          <w:rPr>
            <w:rFonts w:ascii="Trebuchet MS" w:eastAsia="Times New Roman" w:hAnsi="Trebuchet MS" w:cs="Times New Roman"/>
            <w:color w:val="696969"/>
            <w:sz w:val="24"/>
            <w:szCs w:val="24"/>
            <w:lang w:eastAsia="es-PE"/>
          </w:rPr>
          <w:br/>
          <w:t> </w:t>
        </w:r>
      </w:ins>
    </w:p>
    <w:p w:rsidR="003501C7" w:rsidRPr="003501C7" w:rsidRDefault="003501C7" w:rsidP="003501C7">
      <w:pPr>
        <w:shd w:val="clear" w:color="auto" w:fill="FFFFFF"/>
        <w:spacing w:after="300" w:line="240" w:lineRule="auto"/>
        <w:rPr>
          <w:ins w:id="57" w:author="Unknown"/>
          <w:rFonts w:ascii="Trebuchet MS" w:eastAsia="Times New Roman" w:hAnsi="Trebuchet MS" w:cs="Times New Roman"/>
          <w:color w:val="696969"/>
          <w:sz w:val="24"/>
          <w:szCs w:val="24"/>
          <w:lang w:eastAsia="es-PE"/>
        </w:rPr>
      </w:pPr>
      <w:ins w:id="58" w:author="Unknown">
        <w:r w:rsidRPr="003501C7">
          <w:rPr>
            <w:rFonts w:ascii="Trebuchet MS" w:eastAsia="Times New Roman" w:hAnsi="Trebuchet MS" w:cs="Times New Roman"/>
            <w:b/>
            <w:bCs/>
            <w:color w:val="0000FF"/>
            <w:sz w:val="24"/>
            <w:szCs w:val="24"/>
            <w:lang w:eastAsia="es-PE"/>
          </w:rPr>
          <w:t>Beacons</w:t>
        </w:r>
        <w:r w:rsidRPr="003501C7">
          <w:rPr>
            <w:rFonts w:ascii="Trebuchet MS" w:eastAsia="Times New Roman" w:hAnsi="Trebuchet MS" w:cs="Times New Roman"/>
            <w:color w:val="696969"/>
            <w:sz w:val="24"/>
            <w:szCs w:val="24"/>
            <w:lang w:eastAsia="es-PE"/>
          </w:rPr>
          <w:br/>
          <w:t>Número de paquetes-anuncio enviados por el AP. Cada punto de acceso envía unos diez beacons por segundo al ritmo (rate) mínimo (1M), por lo que normalmente pueden ser recogidos desde muy lejos.</w:t>
        </w:r>
        <w:r w:rsidRPr="003501C7">
          <w:rPr>
            <w:rFonts w:ascii="Trebuchet MS" w:eastAsia="Times New Roman" w:hAnsi="Trebuchet MS" w:cs="Times New Roman"/>
            <w:color w:val="696969"/>
            <w:sz w:val="24"/>
            <w:szCs w:val="24"/>
            <w:lang w:eastAsia="es-PE"/>
          </w:rPr>
          <w:br/>
          <w:t> </w:t>
        </w:r>
      </w:ins>
    </w:p>
    <w:p w:rsidR="003501C7" w:rsidRPr="003501C7" w:rsidRDefault="003501C7" w:rsidP="003501C7">
      <w:pPr>
        <w:shd w:val="clear" w:color="auto" w:fill="FFFFFF"/>
        <w:spacing w:after="300" w:line="240" w:lineRule="auto"/>
        <w:rPr>
          <w:ins w:id="59" w:author="Unknown"/>
          <w:rFonts w:ascii="Trebuchet MS" w:eastAsia="Times New Roman" w:hAnsi="Trebuchet MS" w:cs="Times New Roman"/>
          <w:color w:val="696969"/>
          <w:sz w:val="24"/>
          <w:szCs w:val="24"/>
          <w:lang w:eastAsia="es-PE"/>
        </w:rPr>
      </w:pPr>
      <w:ins w:id="60" w:author="Unknown">
        <w:r w:rsidRPr="003501C7">
          <w:rPr>
            <w:rFonts w:ascii="Trebuchet MS" w:eastAsia="Times New Roman" w:hAnsi="Trebuchet MS" w:cs="Times New Roman"/>
            <w:b/>
            <w:bCs/>
            <w:color w:val="0000FF"/>
            <w:sz w:val="24"/>
            <w:szCs w:val="24"/>
            <w:lang w:eastAsia="es-PE"/>
          </w:rPr>
          <w:t># Data</w:t>
        </w:r>
        <w:r w:rsidRPr="003501C7">
          <w:rPr>
            <w:rFonts w:ascii="Trebuchet MS" w:eastAsia="Times New Roman" w:hAnsi="Trebuchet MS" w:cs="Times New Roman"/>
            <w:color w:val="696969"/>
            <w:sz w:val="24"/>
            <w:szCs w:val="24"/>
            <w:lang w:eastAsia="es-PE"/>
          </w:rPr>
          <w:br/>
          <w:t>Número de paquetes de datos capturados (si es WEP, sólo cuenta IVs), incluyendo paquetes de datos de difusión general.</w:t>
        </w:r>
        <w:r w:rsidRPr="003501C7">
          <w:rPr>
            <w:rFonts w:ascii="Trebuchet MS" w:eastAsia="Times New Roman" w:hAnsi="Trebuchet MS" w:cs="Times New Roman"/>
            <w:color w:val="696969"/>
            <w:sz w:val="24"/>
            <w:szCs w:val="24"/>
            <w:lang w:eastAsia="es-PE"/>
          </w:rPr>
          <w:br/>
          <w:t> </w:t>
        </w:r>
      </w:ins>
    </w:p>
    <w:p w:rsidR="003501C7" w:rsidRPr="003501C7" w:rsidRDefault="003501C7" w:rsidP="003501C7">
      <w:pPr>
        <w:shd w:val="clear" w:color="auto" w:fill="FFFFFF"/>
        <w:spacing w:after="300" w:line="240" w:lineRule="auto"/>
        <w:rPr>
          <w:ins w:id="61" w:author="Unknown"/>
          <w:rFonts w:ascii="Trebuchet MS" w:eastAsia="Times New Roman" w:hAnsi="Trebuchet MS" w:cs="Times New Roman"/>
          <w:color w:val="696969"/>
          <w:sz w:val="24"/>
          <w:szCs w:val="24"/>
          <w:lang w:eastAsia="es-PE"/>
        </w:rPr>
      </w:pPr>
      <w:ins w:id="62" w:author="Unknown">
        <w:r w:rsidRPr="003501C7">
          <w:rPr>
            <w:rFonts w:ascii="Trebuchet MS" w:eastAsia="Times New Roman" w:hAnsi="Trebuchet MS" w:cs="Times New Roman"/>
            <w:b/>
            <w:bCs/>
            <w:color w:val="0000FF"/>
            <w:sz w:val="24"/>
            <w:szCs w:val="24"/>
            <w:lang w:eastAsia="es-PE"/>
          </w:rPr>
          <w:t>CH</w:t>
        </w:r>
        <w:r w:rsidRPr="003501C7">
          <w:rPr>
            <w:rFonts w:ascii="Trebuchet MS" w:eastAsia="Times New Roman" w:hAnsi="Trebuchet MS" w:cs="Times New Roman"/>
            <w:color w:val="696969"/>
            <w:sz w:val="24"/>
            <w:szCs w:val="24"/>
            <w:lang w:eastAsia="es-PE"/>
          </w:rPr>
          <w:br/>
          <w:t>Número de canal (obtenido de los paquetes beacon). Nota: algunas veces se capturan paquetes de datos de otros canales aunque no se esté alternando entre canales debido a las interferencias de radiofrecuencia.</w:t>
        </w:r>
        <w:r w:rsidRPr="003501C7">
          <w:rPr>
            <w:rFonts w:ascii="Trebuchet MS" w:eastAsia="Times New Roman" w:hAnsi="Trebuchet MS" w:cs="Times New Roman"/>
            <w:color w:val="696969"/>
            <w:sz w:val="24"/>
            <w:szCs w:val="24"/>
            <w:lang w:eastAsia="es-PE"/>
          </w:rPr>
          <w:br/>
          <w:t> </w:t>
        </w:r>
      </w:ins>
    </w:p>
    <w:p w:rsidR="003501C7" w:rsidRPr="003501C7" w:rsidRDefault="003501C7" w:rsidP="003501C7">
      <w:pPr>
        <w:shd w:val="clear" w:color="auto" w:fill="FFFFFF"/>
        <w:spacing w:after="300" w:line="240" w:lineRule="auto"/>
        <w:rPr>
          <w:ins w:id="63" w:author="Unknown"/>
          <w:rFonts w:ascii="Trebuchet MS" w:eastAsia="Times New Roman" w:hAnsi="Trebuchet MS" w:cs="Times New Roman"/>
          <w:color w:val="696969"/>
          <w:sz w:val="24"/>
          <w:szCs w:val="24"/>
          <w:lang w:eastAsia="es-PE"/>
        </w:rPr>
      </w:pPr>
      <w:ins w:id="64" w:author="Unknown">
        <w:r w:rsidRPr="003501C7">
          <w:rPr>
            <w:rFonts w:ascii="Trebuchet MS" w:eastAsia="Times New Roman" w:hAnsi="Trebuchet MS" w:cs="Times New Roman"/>
            <w:b/>
            <w:bCs/>
            <w:color w:val="0000FF"/>
            <w:sz w:val="24"/>
            <w:szCs w:val="24"/>
            <w:lang w:eastAsia="es-PE"/>
          </w:rPr>
          <w:t>MB</w:t>
        </w:r>
        <w:r w:rsidRPr="003501C7">
          <w:rPr>
            <w:rFonts w:ascii="Trebuchet MS" w:eastAsia="Times New Roman" w:hAnsi="Trebuchet MS" w:cs="Times New Roman"/>
            <w:color w:val="696969"/>
            <w:sz w:val="24"/>
            <w:szCs w:val="24"/>
            <w:lang w:eastAsia="es-PE"/>
          </w:rPr>
          <w:br/>
          <w:t>Velocidad máxima soportada por el AP. Si MB = 11, entonces se trata de 802.11b, si MB = 22 entonces es 802.11b+ y velocidades mayores son 802.11g.</w:t>
        </w:r>
        <w:r w:rsidRPr="003501C7">
          <w:rPr>
            <w:rFonts w:ascii="Trebuchet MS" w:eastAsia="Times New Roman" w:hAnsi="Trebuchet MS" w:cs="Times New Roman"/>
            <w:color w:val="696969"/>
            <w:sz w:val="24"/>
            <w:szCs w:val="24"/>
            <w:lang w:eastAsia="es-PE"/>
          </w:rPr>
          <w:br/>
          <w:t> </w:t>
        </w:r>
      </w:ins>
    </w:p>
    <w:p w:rsidR="003501C7" w:rsidRPr="003501C7" w:rsidRDefault="003501C7" w:rsidP="003501C7">
      <w:pPr>
        <w:shd w:val="clear" w:color="auto" w:fill="FFFFFF"/>
        <w:spacing w:after="300" w:line="240" w:lineRule="auto"/>
        <w:rPr>
          <w:ins w:id="65" w:author="Unknown"/>
          <w:rFonts w:ascii="Trebuchet MS" w:eastAsia="Times New Roman" w:hAnsi="Trebuchet MS" w:cs="Times New Roman"/>
          <w:color w:val="696969"/>
          <w:sz w:val="24"/>
          <w:szCs w:val="24"/>
          <w:lang w:eastAsia="es-PE"/>
        </w:rPr>
      </w:pPr>
      <w:ins w:id="66" w:author="Unknown">
        <w:r w:rsidRPr="003501C7">
          <w:rPr>
            <w:rFonts w:ascii="Trebuchet MS" w:eastAsia="Times New Roman" w:hAnsi="Trebuchet MS" w:cs="Times New Roman"/>
            <w:color w:val="0000FF"/>
            <w:sz w:val="24"/>
            <w:szCs w:val="24"/>
            <w:lang w:eastAsia="es-PE"/>
          </w:rPr>
          <w:t>ENC</w:t>
        </w:r>
        <w:r w:rsidRPr="003501C7">
          <w:rPr>
            <w:rFonts w:ascii="Trebuchet MS" w:eastAsia="Times New Roman" w:hAnsi="Trebuchet MS" w:cs="Times New Roman"/>
            <w:color w:val="696969"/>
            <w:sz w:val="24"/>
            <w:szCs w:val="24"/>
            <w:lang w:eastAsia="es-PE"/>
          </w:rPr>
          <w:br/>
          <w:t xml:space="preserve">Algoritmo de encriptación en uso. OPN = sin encriptación, "WEP?" = WEP o mayor (no hay suficiente datos para distinguir entre WEP y WPA), WEP (sin la interrogación) indica WEP estática o dinámica, y WPA si TKIP o CCMP están </w:t>
        </w:r>
        <w:r w:rsidRPr="003501C7">
          <w:rPr>
            <w:rFonts w:ascii="Trebuchet MS" w:eastAsia="Times New Roman" w:hAnsi="Trebuchet MS" w:cs="Times New Roman"/>
            <w:color w:val="696969"/>
            <w:sz w:val="24"/>
            <w:szCs w:val="24"/>
            <w:lang w:eastAsia="es-PE"/>
          </w:rPr>
          <w:lastRenderedPageBreak/>
          <w:t>presentes.</w:t>
        </w:r>
        <w:r w:rsidRPr="003501C7">
          <w:rPr>
            <w:rFonts w:ascii="Trebuchet MS" w:eastAsia="Times New Roman" w:hAnsi="Trebuchet MS" w:cs="Times New Roman"/>
            <w:color w:val="696969"/>
            <w:sz w:val="24"/>
            <w:szCs w:val="24"/>
            <w:lang w:eastAsia="es-PE"/>
          </w:rPr>
          <w:br/>
          <w:t> </w:t>
        </w:r>
      </w:ins>
    </w:p>
    <w:p w:rsidR="003501C7" w:rsidRPr="003501C7" w:rsidRDefault="003501C7" w:rsidP="003501C7">
      <w:pPr>
        <w:shd w:val="clear" w:color="auto" w:fill="FFFFFF"/>
        <w:spacing w:after="300" w:line="240" w:lineRule="auto"/>
        <w:rPr>
          <w:ins w:id="67" w:author="Unknown"/>
          <w:rFonts w:ascii="Trebuchet MS" w:eastAsia="Times New Roman" w:hAnsi="Trebuchet MS" w:cs="Times New Roman"/>
          <w:color w:val="696969"/>
          <w:sz w:val="24"/>
          <w:szCs w:val="24"/>
          <w:lang w:eastAsia="es-PE"/>
        </w:rPr>
      </w:pPr>
      <w:ins w:id="68" w:author="Unknown">
        <w:r w:rsidRPr="003501C7">
          <w:rPr>
            <w:rFonts w:ascii="Trebuchet MS" w:eastAsia="Times New Roman" w:hAnsi="Trebuchet MS" w:cs="Times New Roman"/>
            <w:color w:val="0000FF"/>
            <w:sz w:val="24"/>
            <w:szCs w:val="24"/>
            <w:lang w:eastAsia="es-PE"/>
          </w:rPr>
          <w:t>ESSID</w:t>
        </w:r>
        <w:r w:rsidRPr="003501C7">
          <w:rPr>
            <w:rFonts w:ascii="Trebuchet MS" w:eastAsia="Times New Roman" w:hAnsi="Trebuchet MS" w:cs="Times New Roman"/>
            <w:color w:val="696969"/>
            <w:sz w:val="24"/>
            <w:szCs w:val="24"/>
            <w:lang w:eastAsia="es-PE"/>
          </w:rPr>
          <w:br/>
          <w:t>Conocida como "SSID", puede estar vacía si el ocultamiento de SSID está activo. En este caso airodump-ng tratará de recuperar el SSID de las respuestas a escaneos y las peticiones de asociación.</w:t>
        </w:r>
        <w:r w:rsidRPr="003501C7">
          <w:rPr>
            <w:rFonts w:ascii="Trebuchet MS" w:eastAsia="Times New Roman" w:hAnsi="Trebuchet MS" w:cs="Times New Roman"/>
            <w:color w:val="696969"/>
            <w:sz w:val="24"/>
            <w:szCs w:val="24"/>
            <w:lang w:eastAsia="es-PE"/>
          </w:rPr>
          <w:br/>
          <w:t> </w:t>
        </w:r>
      </w:ins>
    </w:p>
    <w:p w:rsidR="003501C7" w:rsidRPr="003501C7" w:rsidRDefault="003501C7" w:rsidP="003501C7">
      <w:pPr>
        <w:shd w:val="clear" w:color="auto" w:fill="FFFFFF"/>
        <w:spacing w:after="300" w:line="240" w:lineRule="auto"/>
        <w:rPr>
          <w:ins w:id="69" w:author="Unknown"/>
          <w:rFonts w:ascii="Trebuchet MS" w:eastAsia="Times New Roman" w:hAnsi="Trebuchet MS" w:cs="Times New Roman"/>
          <w:color w:val="696969"/>
          <w:sz w:val="24"/>
          <w:szCs w:val="24"/>
          <w:lang w:eastAsia="es-PE"/>
        </w:rPr>
      </w:pPr>
      <w:ins w:id="70" w:author="Unknown">
        <w:r w:rsidRPr="003501C7">
          <w:rPr>
            <w:rFonts w:ascii="Trebuchet MS" w:eastAsia="Times New Roman" w:hAnsi="Trebuchet MS" w:cs="Times New Roman"/>
            <w:color w:val="0000FF"/>
            <w:sz w:val="24"/>
            <w:szCs w:val="24"/>
            <w:lang w:eastAsia="es-PE"/>
          </w:rPr>
          <w:t>STATION</w:t>
        </w:r>
        <w:r w:rsidRPr="003501C7">
          <w:rPr>
            <w:rFonts w:ascii="Trebuchet MS" w:eastAsia="Times New Roman" w:hAnsi="Trebuchet MS" w:cs="Times New Roman"/>
            <w:color w:val="696969"/>
            <w:sz w:val="24"/>
            <w:szCs w:val="24"/>
            <w:lang w:eastAsia="es-PE"/>
          </w:rPr>
          <w:br/>
          <w:t>Dirección MAC de cada estación asociada. En la captura de más arriba se han detectado dos clientes (00:09:5B</w:t>
        </w:r>
        <w:proofErr w:type="gramStart"/>
        <w:r w:rsidRPr="003501C7">
          <w:rPr>
            <w:rFonts w:ascii="Trebuchet MS" w:eastAsia="Times New Roman" w:hAnsi="Trebuchet MS" w:cs="Times New Roman"/>
            <w:color w:val="696969"/>
            <w:sz w:val="24"/>
            <w:szCs w:val="24"/>
            <w:lang w:eastAsia="es-PE"/>
          </w:rPr>
          <w:t>:EB:C5:2B</w:t>
        </w:r>
        <w:proofErr w:type="gramEnd"/>
        <w:r w:rsidRPr="003501C7">
          <w:rPr>
            <w:rFonts w:ascii="Trebuchet MS" w:eastAsia="Times New Roman" w:hAnsi="Trebuchet MS" w:cs="Times New Roman"/>
            <w:color w:val="696969"/>
            <w:sz w:val="24"/>
            <w:szCs w:val="24"/>
            <w:lang w:eastAsia="es-PE"/>
          </w:rPr>
          <w:t xml:space="preserve"> y 00:02:2D:C1:5D:1F).</w:t>
        </w:r>
      </w:ins>
    </w:p>
    <w:p w:rsidR="003501C7" w:rsidRPr="003501C7" w:rsidRDefault="003501C7" w:rsidP="003501C7">
      <w:pPr>
        <w:shd w:val="clear" w:color="auto" w:fill="FFFFFF"/>
        <w:spacing w:after="300" w:line="240" w:lineRule="auto"/>
        <w:rPr>
          <w:ins w:id="71" w:author="Unknown"/>
          <w:rFonts w:ascii="Trebuchet MS" w:eastAsia="Times New Roman" w:hAnsi="Trebuchet MS" w:cs="Times New Roman"/>
          <w:color w:val="696969"/>
          <w:sz w:val="24"/>
          <w:szCs w:val="24"/>
          <w:lang w:eastAsia="es-PE"/>
        </w:rPr>
      </w:pPr>
      <w:ins w:id="72" w:author="Unknown">
        <w:r w:rsidRPr="003501C7">
          <w:rPr>
            <w:rFonts w:ascii="Trebuchet MS" w:eastAsia="Times New Roman" w:hAnsi="Trebuchet MS" w:cs="Times New Roman"/>
            <w:color w:val="696969"/>
            <w:sz w:val="24"/>
            <w:szCs w:val="24"/>
            <w:lang w:eastAsia="es-PE"/>
          </w:rPr>
          <w:t>Nota: podemos encontrar algunas variaciones según las versiones, pero lo fundamental siempre es lo mismo, que son los datos que hemos definido.</w:t>
        </w:r>
        <w:r w:rsidRPr="003501C7">
          <w:rPr>
            <w:rFonts w:ascii="Trebuchet MS" w:eastAsia="Times New Roman" w:hAnsi="Trebuchet MS" w:cs="Times New Roman"/>
            <w:color w:val="696969"/>
            <w:sz w:val="24"/>
            <w:szCs w:val="24"/>
            <w:lang w:eastAsia="es-PE"/>
          </w:rPr>
          <w:br/>
          <w:t> </w:t>
        </w:r>
      </w:ins>
    </w:p>
    <w:bookmarkStart w:id="73" w:name="q0F0"/>
    <w:p w:rsidR="003501C7" w:rsidRPr="003501C7" w:rsidRDefault="003501C7" w:rsidP="003501C7">
      <w:pPr>
        <w:shd w:val="clear" w:color="auto" w:fill="FFFFFF"/>
        <w:spacing w:after="300" w:line="240" w:lineRule="auto"/>
        <w:rPr>
          <w:ins w:id="74" w:author="Unknown"/>
          <w:rFonts w:ascii="Trebuchet MS" w:eastAsia="Times New Roman" w:hAnsi="Trebuchet MS" w:cs="Times New Roman"/>
          <w:color w:val="696969"/>
          <w:sz w:val="24"/>
          <w:szCs w:val="24"/>
          <w:lang w:eastAsia="es-PE"/>
        </w:rPr>
      </w:pPr>
      <w:ins w:id="75" w:author="Unknown">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"q0F0" </w:instrText>
        </w:r>
        <w:r w:rsidRPr="003501C7">
          <w:rPr>
            <w:rFonts w:ascii="Trebuchet MS" w:eastAsia="Times New Roman" w:hAnsi="Trebuchet MS" w:cs="Times New Roman"/>
            <w:color w:val="696969"/>
            <w:sz w:val="24"/>
            <w:szCs w:val="24"/>
            <w:lang w:eastAsia="es-PE"/>
          </w:rPr>
          <w:fldChar w:fldCharType="separate"/>
        </w:r>
        <w:proofErr w:type="gramStart"/>
        <w:r w:rsidRPr="003501C7">
          <w:rPr>
            <w:rFonts w:ascii="Trebuchet MS" w:eastAsia="Times New Roman" w:hAnsi="Trebuchet MS" w:cs="Times New Roman"/>
            <w:color w:val="0000FF"/>
            <w:sz w:val="18"/>
            <w:szCs w:val="18"/>
            <w:lang w:eastAsia="es-PE"/>
          </w:rPr>
          <w:t>¿ Cómo</w:t>
        </w:r>
        <w:proofErr w:type="gramEnd"/>
        <w:r w:rsidRPr="003501C7">
          <w:rPr>
            <w:rFonts w:ascii="Trebuchet MS" w:eastAsia="Times New Roman" w:hAnsi="Trebuchet MS" w:cs="Times New Roman"/>
            <w:color w:val="0000FF"/>
            <w:sz w:val="18"/>
            <w:szCs w:val="18"/>
            <w:lang w:eastAsia="es-PE"/>
          </w:rPr>
          <w:t xml:space="preserve"> uno dos archivos de captura ?</w:t>
        </w:r>
        <w:r w:rsidRPr="003501C7">
          <w:rPr>
            <w:rFonts w:ascii="Trebuchet MS" w:eastAsia="Times New Roman" w:hAnsi="Trebuchet MS" w:cs="Times New Roman"/>
            <w:color w:val="696969"/>
            <w:sz w:val="24"/>
            <w:szCs w:val="24"/>
            <w:lang w:eastAsia="es-PE"/>
          </w:rPr>
          <w:fldChar w:fldCharType="end"/>
        </w:r>
        <w:bookmarkEnd w:id="73"/>
      </w:ins>
    </w:p>
    <w:p w:rsidR="003501C7" w:rsidRPr="003501C7" w:rsidRDefault="003501C7" w:rsidP="003501C7">
      <w:pPr>
        <w:shd w:val="clear" w:color="auto" w:fill="FFFFFF"/>
        <w:spacing w:after="300" w:line="240" w:lineRule="auto"/>
        <w:rPr>
          <w:ins w:id="76" w:author="Unknown"/>
          <w:rFonts w:ascii="Trebuchet MS" w:eastAsia="Times New Roman" w:hAnsi="Trebuchet MS" w:cs="Times New Roman"/>
          <w:color w:val="696969"/>
          <w:sz w:val="24"/>
          <w:szCs w:val="24"/>
          <w:lang w:eastAsia="es-PE"/>
        </w:rPr>
      </w:pPr>
      <w:ins w:id="77" w:author="Unknown">
        <w:r w:rsidRPr="003501C7">
          <w:rPr>
            <w:rFonts w:ascii="Trebuchet MS" w:eastAsia="Times New Roman" w:hAnsi="Trebuchet MS" w:cs="Times New Roman"/>
            <w:color w:val="696969"/>
            <w:sz w:val="24"/>
            <w:szCs w:val="24"/>
            <w:lang w:eastAsia="es-PE"/>
          </w:rPr>
          <w:t>Puedes usar el programa </w:t>
        </w:r>
        <w:r w:rsidRPr="003501C7">
          <w:rPr>
            <w:rFonts w:ascii="Courier" w:eastAsia="Times New Roman" w:hAnsi="Courier" w:cs="Times New Roman"/>
            <w:color w:val="696969"/>
            <w:sz w:val="24"/>
            <w:szCs w:val="24"/>
            <w:lang w:eastAsia="es-PE"/>
          </w:rPr>
          <w:t>mergecap</w:t>
        </w:r>
        <w:r w:rsidRPr="003501C7">
          <w:rPr>
            <w:rFonts w:ascii="Trebuchet MS" w:eastAsia="Times New Roman" w:hAnsi="Trebuchet MS" w:cs="Times New Roman"/>
            <w:color w:val="696969"/>
            <w:sz w:val="24"/>
            <w:szCs w:val="24"/>
            <w:lang w:eastAsia="es-PE"/>
          </w:rPr>
          <w:t> (parte del paquete ethereal-common o la distribución win32):</w:t>
        </w:r>
      </w:ins>
    </w:p>
    <w:p w:rsidR="003501C7" w:rsidRPr="003501C7" w:rsidRDefault="003501C7" w:rsidP="003501C7">
      <w:pPr>
        <w:shd w:val="clear" w:color="auto" w:fill="FFFFFF"/>
        <w:spacing w:after="300" w:line="240" w:lineRule="auto"/>
        <w:rPr>
          <w:ins w:id="78" w:author="Unknown"/>
          <w:rFonts w:ascii="Trebuchet MS" w:eastAsia="Times New Roman" w:hAnsi="Trebuchet MS" w:cs="Times New Roman"/>
          <w:color w:val="696969"/>
          <w:sz w:val="24"/>
          <w:szCs w:val="24"/>
          <w:lang w:val="en-US" w:eastAsia="es-PE"/>
        </w:rPr>
      </w:pPr>
      <w:ins w:id="79" w:author="Unknown">
        <w:r w:rsidRPr="003501C7">
          <w:rPr>
            <w:rFonts w:ascii="Courier" w:eastAsia="Times New Roman" w:hAnsi="Courier" w:cs="Times New Roman"/>
            <w:color w:val="696969"/>
            <w:sz w:val="24"/>
            <w:szCs w:val="24"/>
            <w:lang w:val="en-US" w:eastAsia="es-PE"/>
          </w:rPr>
          <w:t>mergecap -w out.cap test1.cap test2.cap test3.cap</w:t>
        </w:r>
      </w:ins>
    </w:p>
    <w:p w:rsidR="003501C7" w:rsidRPr="003501C7" w:rsidRDefault="003501C7" w:rsidP="003501C7">
      <w:pPr>
        <w:shd w:val="clear" w:color="auto" w:fill="FFFFFF"/>
        <w:spacing w:after="300" w:line="240" w:lineRule="auto"/>
        <w:rPr>
          <w:ins w:id="80" w:author="Unknown"/>
          <w:rFonts w:ascii="Trebuchet MS" w:eastAsia="Times New Roman" w:hAnsi="Trebuchet MS" w:cs="Times New Roman"/>
          <w:color w:val="696969"/>
          <w:sz w:val="24"/>
          <w:szCs w:val="24"/>
          <w:lang w:eastAsia="es-PE"/>
        </w:rPr>
      </w:pPr>
      <w:ins w:id="81" w:author="Unknown">
        <w:r w:rsidRPr="003501C7">
          <w:rPr>
            <w:rFonts w:ascii="Trebuchet MS" w:eastAsia="Times New Roman" w:hAnsi="Trebuchet MS" w:cs="Times New Roman"/>
            <w:color w:val="696969"/>
            <w:sz w:val="24"/>
            <w:szCs w:val="24"/>
            <w:lang w:eastAsia="es-PE"/>
          </w:rPr>
          <w:t>Se puede unir archivos .ivs con el programa "mergeivs" (linux sólo).</w:t>
        </w:r>
      </w:ins>
    </w:p>
    <w:bookmarkStart w:id="82" w:name="q100"/>
    <w:p w:rsidR="003501C7" w:rsidRPr="003501C7" w:rsidRDefault="003501C7" w:rsidP="003501C7">
      <w:pPr>
        <w:shd w:val="clear" w:color="auto" w:fill="FFFFFF"/>
        <w:spacing w:after="300" w:line="240" w:lineRule="auto"/>
        <w:rPr>
          <w:ins w:id="83" w:author="Unknown"/>
          <w:rFonts w:ascii="Trebuchet MS" w:eastAsia="Times New Roman" w:hAnsi="Trebuchet MS" w:cs="Times New Roman"/>
          <w:color w:val="696969"/>
          <w:sz w:val="24"/>
          <w:szCs w:val="24"/>
          <w:lang w:eastAsia="es-PE"/>
        </w:rPr>
      </w:pPr>
      <w:ins w:id="84" w:author="Unknown">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"q100" </w:instrText>
        </w:r>
        <w:r w:rsidRPr="003501C7">
          <w:rPr>
            <w:rFonts w:ascii="Trebuchet MS" w:eastAsia="Times New Roman" w:hAnsi="Trebuchet MS" w:cs="Times New Roman"/>
            <w:color w:val="696969"/>
            <w:sz w:val="24"/>
            <w:szCs w:val="24"/>
            <w:lang w:eastAsia="es-PE"/>
          </w:rPr>
          <w:fldChar w:fldCharType="separate"/>
        </w:r>
        <w:proofErr w:type="gramStart"/>
        <w:r w:rsidRPr="003501C7">
          <w:rPr>
            <w:rFonts w:ascii="Trebuchet MS" w:eastAsia="Times New Roman" w:hAnsi="Trebuchet MS" w:cs="Times New Roman"/>
            <w:color w:val="0000FF"/>
            <w:sz w:val="18"/>
            <w:szCs w:val="18"/>
            <w:lang w:eastAsia="es-PE"/>
          </w:rPr>
          <w:t>¿ Puedo</w:t>
        </w:r>
        <w:proofErr w:type="gramEnd"/>
        <w:r w:rsidRPr="003501C7">
          <w:rPr>
            <w:rFonts w:ascii="Trebuchet MS" w:eastAsia="Times New Roman" w:hAnsi="Trebuchet MS" w:cs="Times New Roman"/>
            <w:color w:val="0000FF"/>
            <w:sz w:val="18"/>
            <w:szCs w:val="18"/>
            <w:lang w:eastAsia="es-PE"/>
          </w:rPr>
          <w:t xml:space="preserve"> usar Ethereal para capturar paquetes 802.11 ?</w:t>
        </w:r>
        <w:r w:rsidRPr="003501C7">
          <w:rPr>
            <w:rFonts w:ascii="Trebuchet MS" w:eastAsia="Times New Roman" w:hAnsi="Trebuchet MS" w:cs="Times New Roman"/>
            <w:color w:val="696969"/>
            <w:sz w:val="24"/>
            <w:szCs w:val="24"/>
            <w:lang w:eastAsia="es-PE"/>
          </w:rPr>
          <w:fldChar w:fldCharType="end"/>
        </w:r>
        <w:bookmarkEnd w:id="82"/>
      </w:ins>
    </w:p>
    <w:p w:rsidR="003501C7" w:rsidRPr="003501C7" w:rsidRDefault="003501C7" w:rsidP="003501C7">
      <w:pPr>
        <w:shd w:val="clear" w:color="auto" w:fill="FFFFFF"/>
        <w:spacing w:after="300" w:line="240" w:lineRule="auto"/>
        <w:rPr>
          <w:ins w:id="85" w:author="Unknown"/>
          <w:rFonts w:ascii="Trebuchet MS" w:eastAsia="Times New Roman" w:hAnsi="Trebuchet MS" w:cs="Times New Roman"/>
          <w:color w:val="696969"/>
          <w:sz w:val="24"/>
          <w:szCs w:val="24"/>
          <w:lang w:eastAsia="es-PE"/>
        </w:rPr>
      </w:pPr>
      <w:ins w:id="86" w:author="Unknown">
        <w:r w:rsidRPr="003501C7">
          <w:rPr>
            <w:rFonts w:ascii="Trebuchet MS" w:eastAsia="Times New Roman" w:hAnsi="Trebuchet MS" w:cs="Times New Roman"/>
            <w:color w:val="696969"/>
            <w:sz w:val="24"/>
            <w:szCs w:val="24"/>
            <w:lang w:eastAsia="es-PE"/>
          </w:rPr>
          <w:t>Bajo Linux, simplemente prepara la tarjeta para modo Monitor con el script </w:t>
        </w:r>
        <w:r w:rsidRPr="003501C7">
          <w:rPr>
            <w:rFonts w:ascii="Courier" w:eastAsia="Times New Roman" w:hAnsi="Courier" w:cs="Times New Roman"/>
            <w:color w:val="696969"/>
            <w:sz w:val="24"/>
            <w:szCs w:val="24"/>
            <w:lang w:eastAsia="es-PE"/>
          </w:rPr>
          <w:t>airmon-ng</w:t>
        </w:r>
        <w:r w:rsidRPr="003501C7">
          <w:rPr>
            <w:rFonts w:ascii="Trebuchet MS" w:eastAsia="Times New Roman" w:hAnsi="Trebuchet MS" w:cs="Times New Roman"/>
            <w:color w:val="696969"/>
            <w:sz w:val="24"/>
            <w:szCs w:val="24"/>
            <w:lang w:eastAsia="es-PE"/>
          </w:rPr>
          <w:t xml:space="preserve">. Bajo Windows, Ethereal NO PUEDE capturar paquetes 802.11, si estoy equivocado ya sabeis donde </w:t>
        </w:r>
        <w:proofErr w:type="gramStart"/>
        <w:r w:rsidRPr="003501C7">
          <w:rPr>
            <w:rFonts w:ascii="Trebuchet MS" w:eastAsia="Times New Roman" w:hAnsi="Trebuchet MS" w:cs="Times New Roman"/>
            <w:color w:val="696969"/>
            <w:sz w:val="24"/>
            <w:szCs w:val="24"/>
            <w:lang w:eastAsia="es-PE"/>
          </w:rPr>
          <w:t>comunicarlo . </w:t>
        </w:r>
        <w:proofErr w:type="gramEnd"/>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"http://www.seguridadwireless.net/contacto.php"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344D70"/>
            <w:sz w:val="18"/>
            <w:szCs w:val="18"/>
            <w:lang w:eastAsia="es-PE"/>
          </w:rPr>
          <w:t>Contacto personal</w:t>
        </w:r>
        <w:r w:rsidRPr="003501C7">
          <w:rPr>
            <w:rFonts w:ascii="Trebuchet MS" w:eastAsia="Times New Roman" w:hAnsi="Trebuchet MS" w:cs="Times New Roman"/>
            <w:color w:val="696969"/>
            <w:sz w:val="24"/>
            <w:szCs w:val="24"/>
            <w:lang w:eastAsia="es-PE"/>
          </w:rPr>
          <w:fldChar w:fldCharType="end"/>
        </w:r>
      </w:ins>
    </w:p>
    <w:bookmarkStart w:id="87" w:name="q101"/>
    <w:p w:rsidR="003501C7" w:rsidRPr="003501C7" w:rsidRDefault="003501C7" w:rsidP="003501C7">
      <w:pPr>
        <w:shd w:val="clear" w:color="auto" w:fill="FFFFFF"/>
        <w:spacing w:after="300" w:line="240" w:lineRule="auto"/>
        <w:rPr>
          <w:ins w:id="88" w:author="Unknown"/>
          <w:rFonts w:ascii="Trebuchet MS" w:eastAsia="Times New Roman" w:hAnsi="Trebuchet MS" w:cs="Times New Roman"/>
          <w:color w:val="696969"/>
          <w:sz w:val="24"/>
          <w:szCs w:val="24"/>
          <w:lang w:eastAsia="es-PE"/>
        </w:rPr>
      </w:pPr>
      <w:ins w:id="89" w:author="Unknown">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"q101"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 xml:space="preserve">¿Puede Ethereal decodificar paquetes de datos </w:t>
        </w:r>
        <w:proofErr w:type="gramStart"/>
        <w:r w:rsidRPr="003501C7">
          <w:rPr>
            <w:rFonts w:ascii="Trebuchet MS" w:eastAsia="Times New Roman" w:hAnsi="Trebuchet MS" w:cs="Times New Roman"/>
            <w:color w:val="0000FF"/>
            <w:sz w:val="18"/>
            <w:szCs w:val="18"/>
            <w:lang w:eastAsia="es-PE"/>
          </w:rPr>
          <w:t>WEP ?</w:t>
        </w:r>
        <w:proofErr w:type="gramEnd"/>
        <w:r w:rsidRPr="003501C7">
          <w:rPr>
            <w:rFonts w:ascii="Trebuchet MS" w:eastAsia="Times New Roman" w:hAnsi="Trebuchet MS" w:cs="Times New Roman"/>
            <w:color w:val="696969"/>
            <w:sz w:val="24"/>
            <w:szCs w:val="24"/>
            <w:lang w:eastAsia="es-PE"/>
          </w:rPr>
          <w:fldChar w:fldCharType="end"/>
        </w:r>
        <w:bookmarkEnd w:id="87"/>
      </w:ins>
    </w:p>
    <w:p w:rsidR="003501C7" w:rsidRPr="003501C7" w:rsidRDefault="003501C7" w:rsidP="003501C7">
      <w:pPr>
        <w:shd w:val="clear" w:color="auto" w:fill="FFFFFF"/>
        <w:spacing w:after="300" w:line="240" w:lineRule="auto"/>
        <w:rPr>
          <w:ins w:id="90" w:author="Unknown"/>
          <w:rFonts w:ascii="Trebuchet MS" w:eastAsia="Times New Roman" w:hAnsi="Trebuchet MS" w:cs="Times New Roman"/>
          <w:color w:val="696969"/>
          <w:sz w:val="24"/>
          <w:szCs w:val="24"/>
          <w:lang w:eastAsia="es-PE"/>
        </w:rPr>
      </w:pPr>
      <w:ins w:id="91" w:author="Unknown">
        <w:r w:rsidRPr="003501C7">
          <w:rPr>
            <w:rFonts w:ascii="Trebuchet MS" w:eastAsia="Times New Roman" w:hAnsi="Trebuchet MS" w:cs="Times New Roman"/>
            <w:color w:val="696969"/>
            <w:sz w:val="24"/>
            <w:szCs w:val="24"/>
            <w:lang w:eastAsia="es-PE"/>
          </w:rPr>
          <w:t>Sí. Ve a Editar -&gt; Preferencias -&gt; Protocolos -&gt; IEEE 802.11, selecciona 1 en la "WEP key count" e introduce tu clave WEP debajo.</w:t>
        </w:r>
      </w:ins>
    </w:p>
    <w:bookmarkStart w:id="92" w:name="q108"/>
    <w:p w:rsidR="003501C7" w:rsidRPr="003501C7" w:rsidRDefault="003501C7" w:rsidP="003501C7">
      <w:pPr>
        <w:shd w:val="clear" w:color="auto" w:fill="FFFFFF"/>
        <w:spacing w:after="300" w:line="240" w:lineRule="auto"/>
        <w:rPr>
          <w:ins w:id="93" w:author="Unknown"/>
          <w:rFonts w:ascii="Trebuchet MS" w:eastAsia="Times New Roman" w:hAnsi="Trebuchet MS" w:cs="Times New Roman"/>
          <w:color w:val="696969"/>
          <w:sz w:val="24"/>
          <w:szCs w:val="24"/>
          <w:lang w:eastAsia="es-PE"/>
        </w:rPr>
      </w:pPr>
      <w:ins w:id="94" w:author="Unknown">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"q108" </w:instrText>
        </w:r>
        <w:r w:rsidRPr="003501C7">
          <w:rPr>
            <w:rFonts w:ascii="Trebuchet MS" w:eastAsia="Times New Roman" w:hAnsi="Trebuchet MS" w:cs="Times New Roman"/>
            <w:color w:val="696969"/>
            <w:sz w:val="24"/>
            <w:szCs w:val="24"/>
            <w:lang w:eastAsia="es-PE"/>
          </w:rPr>
          <w:fldChar w:fldCharType="separate"/>
        </w:r>
        <w:proofErr w:type="gramStart"/>
        <w:r w:rsidRPr="003501C7">
          <w:rPr>
            <w:rFonts w:ascii="Trebuchet MS" w:eastAsia="Times New Roman" w:hAnsi="Trebuchet MS" w:cs="Times New Roman"/>
            <w:color w:val="0000FF"/>
            <w:sz w:val="18"/>
            <w:szCs w:val="18"/>
            <w:lang w:eastAsia="es-PE"/>
          </w:rPr>
          <w:t>¿ Cómo</w:t>
        </w:r>
        <w:proofErr w:type="gramEnd"/>
        <w:r w:rsidRPr="003501C7">
          <w:rPr>
            <w:rFonts w:ascii="Trebuchet MS" w:eastAsia="Times New Roman" w:hAnsi="Trebuchet MS" w:cs="Times New Roman"/>
            <w:color w:val="0000FF"/>
            <w:sz w:val="18"/>
            <w:szCs w:val="18"/>
            <w:lang w:eastAsia="es-PE"/>
          </w:rPr>
          <w:t xml:space="preserve"> cambio mi dirección MAC?</w:t>
        </w:r>
        <w:r w:rsidRPr="003501C7">
          <w:rPr>
            <w:rFonts w:ascii="Trebuchet MS" w:eastAsia="Times New Roman" w:hAnsi="Trebuchet MS" w:cs="Times New Roman"/>
            <w:color w:val="696969"/>
            <w:sz w:val="24"/>
            <w:szCs w:val="24"/>
            <w:lang w:eastAsia="es-PE"/>
          </w:rPr>
          <w:fldChar w:fldCharType="end"/>
        </w:r>
        <w:bookmarkEnd w:id="92"/>
      </w:ins>
    </w:p>
    <w:p w:rsidR="003501C7" w:rsidRPr="003501C7" w:rsidRDefault="003501C7" w:rsidP="003501C7">
      <w:pPr>
        <w:shd w:val="clear" w:color="auto" w:fill="FFFFFF"/>
        <w:spacing w:after="300" w:line="240" w:lineRule="auto"/>
        <w:rPr>
          <w:ins w:id="95" w:author="Unknown"/>
          <w:rFonts w:ascii="Trebuchet MS" w:eastAsia="Times New Roman" w:hAnsi="Trebuchet MS" w:cs="Times New Roman"/>
          <w:color w:val="696969"/>
          <w:sz w:val="24"/>
          <w:szCs w:val="24"/>
          <w:lang w:val="en-US" w:eastAsia="es-PE"/>
        </w:rPr>
      </w:pPr>
      <w:ins w:id="96" w:author="Unknown">
        <w:r w:rsidRPr="003501C7">
          <w:rPr>
            <w:rFonts w:ascii="Trebuchet MS" w:eastAsia="Times New Roman" w:hAnsi="Trebuchet MS" w:cs="Times New Roman"/>
            <w:color w:val="696969"/>
            <w:sz w:val="24"/>
            <w:szCs w:val="24"/>
            <w:lang w:val="en-US" w:eastAsia="es-PE"/>
          </w:rPr>
          <w:t>En linux:</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97" w:author="Unknown"/>
          <w:rFonts w:ascii="Courier New" w:eastAsia="Times New Roman" w:hAnsi="Courier New" w:cs="Courier New"/>
          <w:color w:val="696969"/>
          <w:sz w:val="20"/>
          <w:szCs w:val="20"/>
          <w:lang w:val="en-US" w:eastAsia="es-PE"/>
        </w:rPr>
      </w:pPr>
      <w:ins w:id="98" w:author="Unknown">
        <w:r w:rsidRPr="003501C7">
          <w:rPr>
            <w:rFonts w:ascii="Courier New" w:eastAsia="Times New Roman" w:hAnsi="Courier New" w:cs="Courier New"/>
            <w:color w:val="696969"/>
            <w:sz w:val="20"/>
            <w:szCs w:val="20"/>
            <w:lang w:val="en-US" w:eastAsia="es-PE"/>
          </w:rPr>
          <w:t>ifconfig wlan0 down</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99" w:author="Unknown"/>
          <w:rFonts w:ascii="Courier New" w:eastAsia="Times New Roman" w:hAnsi="Courier New" w:cs="Courier New"/>
          <w:color w:val="696969"/>
          <w:sz w:val="20"/>
          <w:szCs w:val="20"/>
          <w:lang w:val="en-US" w:eastAsia="es-PE"/>
        </w:rPr>
      </w:pPr>
      <w:ins w:id="100" w:author="Unknown">
        <w:r w:rsidRPr="003501C7">
          <w:rPr>
            <w:rFonts w:ascii="Courier New" w:eastAsia="Times New Roman" w:hAnsi="Courier New" w:cs="Courier New"/>
            <w:color w:val="696969"/>
            <w:sz w:val="20"/>
            <w:szCs w:val="20"/>
            <w:lang w:val="en-US" w:eastAsia="es-PE"/>
          </w:rPr>
          <w:t>ifconfig wlan0 hw ether 00:11:22:33:44:55</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01" w:author="Unknown"/>
          <w:rFonts w:ascii="Courier New" w:eastAsia="Times New Roman" w:hAnsi="Courier New" w:cs="Courier New"/>
          <w:color w:val="696969"/>
          <w:sz w:val="20"/>
          <w:szCs w:val="20"/>
          <w:lang w:eastAsia="es-PE"/>
        </w:rPr>
      </w:pPr>
      <w:proofErr w:type="gramStart"/>
      <w:ins w:id="102" w:author="Unknown">
        <w:r w:rsidRPr="003501C7">
          <w:rPr>
            <w:rFonts w:ascii="Courier New" w:eastAsia="Times New Roman" w:hAnsi="Courier New" w:cs="Courier New"/>
            <w:color w:val="696969"/>
            <w:sz w:val="20"/>
            <w:szCs w:val="20"/>
            <w:lang w:eastAsia="es-PE"/>
          </w:rPr>
          <w:t>ifconfig</w:t>
        </w:r>
        <w:proofErr w:type="gramEnd"/>
        <w:r w:rsidRPr="003501C7">
          <w:rPr>
            <w:rFonts w:ascii="Courier New" w:eastAsia="Times New Roman" w:hAnsi="Courier New" w:cs="Courier New"/>
            <w:color w:val="696969"/>
            <w:sz w:val="20"/>
            <w:szCs w:val="20"/>
            <w:lang w:eastAsia="es-PE"/>
          </w:rPr>
          <w:t xml:space="preserve"> wlan0 up</w:t>
        </w:r>
      </w:ins>
    </w:p>
    <w:p w:rsidR="003501C7" w:rsidRPr="003501C7" w:rsidRDefault="003501C7" w:rsidP="003501C7">
      <w:pPr>
        <w:shd w:val="clear" w:color="auto" w:fill="FFFFFF"/>
        <w:spacing w:after="300" w:line="240" w:lineRule="auto"/>
        <w:rPr>
          <w:ins w:id="103" w:author="Unknown"/>
          <w:rFonts w:ascii="Trebuchet MS" w:eastAsia="Times New Roman" w:hAnsi="Trebuchet MS" w:cs="Times New Roman"/>
          <w:color w:val="696969"/>
          <w:sz w:val="24"/>
          <w:szCs w:val="24"/>
          <w:lang w:eastAsia="es-PE"/>
        </w:rPr>
      </w:pPr>
      <w:ins w:id="104" w:author="Unknown">
        <w:r w:rsidRPr="003501C7">
          <w:rPr>
            <w:rFonts w:ascii="Trebuchet MS" w:eastAsia="Times New Roman" w:hAnsi="Trebuchet MS" w:cs="Times New Roman"/>
            <w:color w:val="696969"/>
            <w:sz w:val="24"/>
            <w:szCs w:val="24"/>
            <w:lang w:eastAsia="es-PE"/>
          </w:rPr>
          <w:t>Si no funciona, intenta sacar y re-insertar la tarjeta.</w:t>
        </w:r>
      </w:ins>
    </w:p>
    <w:p w:rsidR="003501C7" w:rsidRPr="003501C7" w:rsidRDefault="003501C7" w:rsidP="003501C7">
      <w:pPr>
        <w:shd w:val="clear" w:color="auto" w:fill="FFFFFF"/>
        <w:spacing w:after="300" w:line="240" w:lineRule="auto"/>
        <w:rPr>
          <w:ins w:id="105" w:author="Unknown"/>
          <w:rFonts w:ascii="Trebuchet MS" w:eastAsia="Times New Roman" w:hAnsi="Trebuchet MS" w:cs="Times New Roman"/>
          <w:color w:val="696969"/>
          <w:sz w:val="24"/>
          <w:szCs w:val="24"/>
          <w:lang w:eastAsia="es-PE"/>
        </w:rPr>
      </w:pPr>
      <w:ins w:id="106" w:author="Unknown">
        <w:r w:rsidRPr="003501C7">
          <w:rPr>
            <w:rFonts w:ascii="Trebuchet MS" w:eastAsia="Times New Roman" w:hAnsi="Trebuchet MS" w:cs="Times New Roman"/>
            <w:color w:val="696969"/>
            <w:sz w:val="24"/>
            <w:szCs w:val="24"/>
            <w:lang w:eastAsia="es-PE"/>
          </w:rPr>
          <w:t>Muy interesante y efectivo el programa macchanger</w:t>
        </w:r>
      </w:ins>
    </w:p>
    <w:p w:rsidR="003501C7" w:rsidRPr="003501C7" w:rsidRDefault="003501C7" w:rsidP="003501C7">
      <w:pPr>
        <w:shd w:val="clear" w:color="auto" w:fill="FFFFFF"/>
        <w:spacing w:after="300" w:line="240" w:lineRule="auto"/>
        <w:rPr>
          <w:ins w:id="107" w:author="Unknown"/>
          <w:rFonts w:ascii="Trebuchet MS" w:eastAsia="Times New Roman" w:hAnsi="Trebuchet MS" w:cs="Times New Roman"/>
          <w:color w:val="696969"/>
          <w:sz w:val="24"/>
          <w:szCs w:val="24"/>
          <w:lang w:eastAsia="es-PE"/>
        </w:rPr>
      </w:pPr>
      <w:ins w:id="108" w:author="Unknown">
        <w:r w:rsidRPr="003501C7">
          <w:rPr>
            <w:rFonts w:ascii="Trebuchet MS" w:eastAsia="Times New Roman" w:hAnsi="Trebuchet MS" w:cs="Times New Roman"/>
            <w:color w:val="696969"/>
            <w:sz w:val="18"/>
            <w:szCs w:val="18"/>
            <w:lang w:eastAsia="es-PE"/>
          </w:rPr>
          <w:lastRenderedPageBreak/>
          <w:t>En Windows también podemos modificar la dirección MAC. Hay varias alternativas.</w:t>
        </w:r>
      </w:ins>
    </w:p>
    <w:p w:rsidR="003501C7" w:rsidRPr="003501C7" w:rsidRDefault="003501C7" w:rsidP="003501C7">
      <w:pPr>
        <w:shd w:val="clear" w:color="auto" w:fill="FFFFFF"/>
        <w:spacing w:after="300" w:line="240" w:lineRule="auto"/>
        <w:rPr>
          <w:ins w:id="109" w:author="Unknown"/>
          <w:rFonts w:ascii="Trebuchet MS" w:eastAsia="Times New Roman" w:hAnsi="Trebuchet MS" w:cs="Times New Roman"/>
          <w:color w:val="696969"/>
          <w:sz w:val="24"/>
          <w:szCs w:val="24"/>
          <w:lang w:eastAsia="es-PE"/>
        </w:rPr>
      </w:pPr>
      <w:ins w:id="110" w:author="Unknown">
        <w:r w:rsidRPr="003501C7">
          <w:rPr>
            <w:rFonts w:ascii="Trebuchet MS" w:eastAsia="Times New Roman" w:hAnsi="Trebuchet MS" w:cs="Times New Roman"/>
            <w:color w:val="696969"/>
            <w:sz w:val="18"/>
            <w:szCs w:val="18"/>
            <w:lang w:eastAsia="es-PE"/>
          </w:rPr>
          <w:t xml:space="preserve">1.- Podemos hacerlo con </w:t>
        </w:r>
        <w:proofErr w:type="gramStart"/>
        <w:r w:rsidRPr="003501C7">
          <w:rPr>
            <w:rFonts w:ascii="Trebuchet MS" w:eastAsia="Times New Roman" w:hAnsi="Trebuchet MS" w:cs="Times New Roman"/>
            <w:color w:val="696969"/>
            <w:sz w:val="18"/>
            <w:szCs w:val="18"/>
            <w:lang w:eastAsia="es-PE"/>
          </w:rPr>
          <w:t>ciertos programa</w:t>
        </w:r>
        <w:proofErr w:type="gramEnd"/>
        <w:r w:rsidRPr="003501C7">
          <w:rPr>
            <w:rFonts w:ascii="Trebuchet MS" w:eastAsia="Times New Roman" w:hAnsi="Trebuchet MS" w:cs="Times New Roman"/>
            <w:color w:val="696969"/>
            <w:sz w:val="18"/>
            <w:szCs w:val="18"/>
            <w:lang w:eastAsia="es-PE"/>
          </w:rPr>
          <w:t xml:space="preserve"> (ejemplo: </w:t>
        </w:r>
        <w:r w:rsidRPr="003501C7">
          <w:rPr>
            <w:rFonts w:ascii="Trebuchet MS" w:eastAsia="Times New Roman" w:hAnsi="Trebuchet MS" w:cs="Times New Roman"/>
            <w:color w:val="696969"/>
            <w:sz w:val="20"/>
            <w:szCs w:val="20"/>
            <w:lang w:eastAsia="es-PE"/>
          </w:rPr>
          <w:fldChar w:fldCharType="begin"/>
        </w:r>
        <w:r w:rsidRPr="003501C7">
          <w:rPr>
            <w:rFonts w:ascii="Trebuchet MS" w:eastAsia="Times New Roman" w:hAnsi="Trebuchet MS" w:cs="Times New Roman"/>
            <w:color w:val="696969"/>
            <w:sz w:val="20"/>
            <w:szCs w:val="20"/>
            <w:lang w:eastAsia="es-PE"/>
          </w:rPr>
          <w:instrText xml:space="preserve"> HYPERLINK "http://ntsecurity.nu/downloads/etherchange.exe" </w:instrText>
        </w:r>
        <w:r w:rsidRPr="003501C7">
          <w:rPr>
            <w:rFonts w:ascii="Trebuchet MS" w:eastAsia="Times New Roman" w:hAnsi="Trebuchet MS" w:cs="Times New Roman"/>
            <w:color w:val="696969"/>
            <w:sz w:val="20"/>
            <w:szCs w:val="20"/>
            <w:lang w:eastAsia="es-PE"/>
          </w:rPr>
          <w:fldChar w:fldCharType="separate"/>
        </w:r>
        <w:r w:rsidRPr="003501C7">
          <w:rPr>
            <w:rFonts w:ascii="Trebuchet MS" w:eastAsia="Times New Roman" w:hAnsi="Trebuchet MS" w:cs="Times New Roman"/>
            <w:color w:val="FF0000"/>
            <w:sz w:val="18"/>
            <w:szCs w:val="18"/>
            <w:lang w:eastAsia="es-PE"/>
          </w:rPr>
          <w:t>Etherchange</w:t>
        </w:r>
        <w:r w:rsidRPr="003501C7">
          <w:rPr>
            <w:rFonts w:ascii="Trebuchet MS" w:eastAsia="Times New Roman" w:hAnsi="Trebuchet MS" w:cs="Times New Roman"/>
            <w:color w:val="696969"/>
            <w:sz w:val="20"/>
            <w:szCs w:val="20"/>
            <w:lang w:eastAsia="es-PE"/>
          </w:rPr>
          <w:fldChar w:fldCharType="end"/>
        </w:r>
        <w:r w:rsidRPr="003501C7">
          <w:rPr>
            <w:rFonts w:ascii="Trebuchet MS" w:eastAsia="Times New Roman" w:hAnsi="Trebuchet MS" w:cs="Times New Roman"/>
            <w:color w:val="696969"/>
            <w:sz w:val="18"/>
            <w:szCs w:val="18"/>
            <w:lang w:eastAsia="es-PE"/>
          </w:rPr>
          <w:t>)</w:t>
        </w:r>
      </w:ins>
    </w:p>
    <w:p w:rsidR="003501C7" w:rsidRPr="003501C7" w:rsidRDefault="003501C7" w:rsidP="003501C7">
      <w:pPr>
        <w:shd w:val="clear" w:color="auto" w:fill="FFFFFF"/>
        <w:spacing w:after="300" w:line="240" w:lineRule="auto"/>
        <w:rPr>
          <w:ins w:id="111" w:author="Unknown"/>
          <w:rFonts w:ascii="Trebuchet MS" w:eastAsia="Times New Roman" w:hAnsi="Trebuchet MS" w:cs="Times New Roman"/>
          <w:color w:val="696969"/>
          <w:sz w:val="24"/>
          <w:szCs w:val="24"/>
          <w:lang w:eastAsia="es-PE"/>
        </w:rPr>
      </w:pPr>
      <w:ins w:id="112" w:author="Unknown">
        <w:r w:rsidRPr="003501C7">
          <w:rPr>
            <w:rFonts w:ascii="Trebuchet MS" w:eastAsia="Times New Roman" w:hAnsi="Trebuchet MS" w:cs="Times New Roman"/>
            <w:color w:val="696969"/>
            <w:sz w:val="18"/>
            <w:szCs w:val="18"/>
            <w:lang w:eastAsia="es-PE"/>
          </w:rPr>
          <w:t>2.-  Si dicho programas no lo permiten siempre hacerlo directamente con las herramientas que el mismo SO incorpora.  Esta explicado en </w:t>
        </w:r>
        <w:r w:rsidRPr="003501C7">
          <w:rPr>
            <w:rFonts w:ascii="Trebuchet MS" w:eastAsia="Times New Roman" w:hAnsi="Trebuchet MS" w:cs="Times New Roman"/>
            <w:color w:val="0000FF"/>
            <w:sz w:val="24"/>
            <w:szCs w:val="24"/>
            <w:lang w:eastAsia="es-PE"/>
          </w:rPr>
          <w:fldChar w:fldCharType="begin"/>
        </w:r>
        <w:r w:rsidRPr="003501C7">
          <w:rPr>
            <w:rFonts w:ascii="Trebuchet MS" w:eastAsia="Times New Roman" w:hAnsi="Trebuchet MS" w:cs="Times New Roman"/>
            <w:color w:val="0000FF"/>
            <w:sz w:val="24"/>
            <w:szCs w:val="24"/>
            <w:lang w:eastAsia="es-PE"/>
          </w:rPr>
          <w:instrText xml:space="preserve"> HYPERLINK "http://www.seguridadwireless.net/php/direccion-mac.php" </w:instrText>
        </w:r>
        <w:r w:rsidRPr="003501C7">
          <w:rPr>
            <w:rFonts w:ascii="Trebuchet MS" w:eastAsia="Times New Roman" w:hAnsi="Trebuchet MS" w:cs="Times New Roman"/>
            <w:color w:val="0000FF"/>
            <w:sz w:val="24"/>
            <w:szCs w:val="24"/>
            <w:lang w:eastAsia="es-PE"/>
          </w:rPr>
          <w:fldChar w:fldCharType="separate"/>
        </w:r>
        <w:r w:rsidRPr="003501C7">
          <w:rPr>
            <w:rFonts w:ascii="Trebuchet MS" w:eastAsia="Times New Roman" w:hAnsi="Trebuchet MS" w:cs="Times New Roman"/>
            <w:color w:val="0000FF"/>
            <w:sz w:val="18"/>
            <w:szCs w:val="18"/>
            <w:lang w:eastAsia="es-PE"/>
          </w:rPr>
          <w:t>Lista de fabricantes en función de su dirección MAC</w:t>
        </w:r>
        <w:r w:rsidRPr="003501C7">
          <w:rPr>
            <w:rFonts w:ascii="Trebuchet MS" w:eastAsia="Times New Roman" w:hAnsi="Trebuchet MS" w:cs="Times New Roman"/>
            <w:color w:val="0000FF"/>
            <w:sz w:val="24"/>
            <w:szCs w:val="24"/>
            <w:lang w:eastAsia="es-PE"/>
          </w:rPr>
          <w:fldChar w:fldCharType="end"/>
        </w:r>
      </w:ins>
    </w:p>
    <w:bookmarkStart w:id="113" w:name="q110"/>
    <w:p w:rsidR="003501C7" w:rsidRPr="003501C7" w:rsidRDefault="003501C7" w:rsidP="003501C7">
      <w:pPr>
        <w:shd w:val="clear" w:color="auto" w:fill="FFFFFF"/>
        <w:spacing w:after="300" w:line="240" w:lineRule="auto"/>
        <w:rPr>
          <w:ins w:id="114" w:author="Unknown"/>
          <w:rFonts w:ascii="Trebuchet MS" w:eastAsia="Times New Roman" w:hAnsi="Trebuchet MS" w:cs="Times New Roman"/>
          <w:color w:val="696969"/>
          <w:sz w:val="24"/>
          <w:szCs w:val="24"/>
          <w:lang w:val="en-US" w:eastAsia="es-PE"/>
        </w:rPr>
      </w:pPr>
      <w:ins w:id="115" w:author="Unknown">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val="en-US" w:eastAsia="es-PE"/>
          </w:rPr>
          <w:instrText xml:space="preserve"> HYPERLINK "http://www.seguridadwireless.net/hwagm/traduccion-aircrack-ng.html" \l "q110"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0000FF"/>
            <w:sz w:val="18"/>
            <w:szCs w:val="18"/>
            <w:lang w:val="en-US" w:eastAsia="es-PE"/>
          </w:rPr>
          <w:t>¿ Cómo uso aircrack-</w:t>
        </w:r>
        <w:proofErr w:type="gramStart"/>
        <w:r w:rsidRPr="003501C7">
          <w:rPr>
            <w:rFonts w:ascii="Trebuchet MS" w:eastAsia="Times New Roman" w:hAnsi="Trebuchet MS" w:cs="Times New Roman"/>
            <w:color w:val="0000FF"/>
            <w:sz w:val="18"/>
            <w:szCs w:val="18"/>
            <w:lang w:val="en-US" w:eastAsia="es-PE"/>
          </w:rPr>
          <w:t>ng ?</w:t>
        </w:r>
        <w:proofErr w:type="gramEnd"/>
        <w:r w:rsidRPr="003501C7">
          <w:rPr>
            <w:rFonts w:ascii="Trebuchet MS" w:eastAsia="Times New Roman" w:hAnsi="Trebuchet MS" w:cs="Times New Roman"/>
            <w:color w:val="696969"/>
            <w:sz w:val="24"/>
            <w:szCs w:val="24"/>
            <w:lang w:eastAsia="es-PE"/>
          </w:rPr>
          <w:fldChar w:fldCharType="end"/>
        </w:r>
        <w:bookmarkEnd w:id="113"/>
      </w:ins>
    </w:p>
    <w:p w:rsidR="003501C7" w:rsidRPr="003501C7" w:rsidRDefault="003501C7" w:rsidP="003501C7">
      <w:pPr>
        <w:shd w:val="clear" w:color="auto" w:fill="FFFFFF"/>
        <w:spacing w:after="300" w:line="240" w:lineRule="auto"/>
        <w:rPr>
          <w:ins w:id="116" w:author="Unknown"/>
          <w:rFonts w:ascii="Trebuchet MS" w:eastAsia="Times New Roman" w:hAnsi="Trebuchet MS" w:cs="Times New Roman"/>
          <w:color w:val="696969"/>
          <w:sz w:val="24"/>
          <w:szCs w:val="24"/>
          <w:lang w:val="en-US" w:eastAsia="es-PE"/>
        </w:rPr>
      </w:pPr>
      <w:ins w:id="117" w:author="Unknown">
        <w:r w:rsidRPr="003501C7">
          <w:rPr>
            <w:rFonts w:ascii="Trebuchet MS" w:eastAsia="Times New Roman" w:hAnsi="Trebuchet MS" w:cs="Times New Roman"/>
            <w:color w:val="696969"/>
            <w:sz w:val="24"/>
            <w:szCs w:val="24"/>
            <w:lang w:val="en-US" w:eastAsia="es-PE"/>
          </w:rPr>
          <w:t>Usage: </w:t>
        </w:r>
        <w:r w:rsidRPr="003501C7">
          <w:rPr>
            <w:rFonts w:ascii="Courier" w:eastAsia="Times New Roman" w:hAnsi="Courier" w:cs="Times New Roman"/>
            <w:color w:val="696969"/>
            <w:sz w:val="24"/>
            <w:szCs w:val="24"/>
            <w:lang w:val="en-US" w:eastAsia="es-PE"/>
          </w:rPr>
          <w:t>aircrack [options] &lt;capture file(s)&gt;</w:t>
        </w:r>
      </w:ins>
    </w:p>
    <w:p w:rsidR="003501C7" w:rsidRPr="003501C7" w:rsidRDefault="003501C7" w:rsidP="003501C7">
      <w:pPr>
        <w:shd w:val="clear" w:color="auto" w:fill="FFFFFF"/>
        <w:spacing w:after="300" w:line="240" w:lineRule="auto"/>
        <w:rPr>
          <w:ins w:id="118" w:author="Unknown"/>
          <w:rFonts w:ascii="Trebuchet MS" w:eastAsia="Times New Roman" w:hAnsi="Trebuchet MS" w:cs="Times New Roman"/>
          <w:color w:val="696969"/>
          <w:sz w:val="24"/>
          <w:szCs w:val="24"/>
          <w:lang w:eastAsia="es-PE"/>
        </w:rPr>
      </w:pPr>
      <w:ins w:id="119" w:author="Unknown">
        <w:r w:rsidRPr="003501C7">
          <w:rPr>
            <w:rFonts w:ascii="Trebuchet MS" w:eastAsia="Times New Roman" w:hAnsi="Trebuchet MS" w:cs="Times New Roman"/>
            <w:color w:val="696969"/>
            <w:sz w:val="24"/>
            <w:szCs w:val="24"/>
            <w:lang w:eastAsia="es-PE"/>
          </w:rPr>
          <w:t>Puedes especificar múltiples archivos de entrada (tanto en formato .cap como .ivs). También puedes ejectutar airodump-ng y aircrack-ng al mismo tiempo: aircrack-ng se auto-actualizará cuando haya nuevos IVs disponibles.</w:t>
        </w:r>
      </w:ins>
    </w:p>
    <w:p w:rsidR="003501C7" w:rsidRPr="003501C7" w:rsidRDefault="003501C7" w:rsidP="003501C7">
      <w:pPr>
        <w:shd w:val="clear" w:color="auto" w:fill="FFFFFF"/>
        <w:spacing w:after="300" w:line="240" w:lineRule="auto"/>
        <w:rPr>
          <w:ins w:id="120" w:author="Unknown"/>
          <w:rFonts w:ascii="Trebuchet MS" w:eastAsia="Times New Roman" w:hAnsi="Trebuchet MS" w:cs="Times New Roman"/>
          <w:color w:val="696969"/>
          <w:sz w:val="24"/>
          <w:szCs w:val="24"/>
          <w:lang w:eastAsia="es-PE"/>
        </w:rPr>
      </w:pPr>
      <w:ins w:id="121" w:author="Unknown">
        <w:r w:rsidRPr="003501C7">
          <w:rPr>
            <w:rFonts w:ascii="Trebuchet MS" w:eastAsia="Times New Roman" w:hAnsi="Trebuchet MS" w:cs="Times New Roman"/>
            <w:color w:val="696969"/>
            <w:sz w:val="24"/>
            <w:szCs w:val="24"/>
            <w:lang w:eastAsia="es-PE"/>
          </w:rPr>
          <w:t>Mas opciones en  </w:t>
        </w:r>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"http://www.seguridadwireless.net/hwagm/manual-aircrack-ng-castellano.html"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Manual castellano suite aircrack-ng</w:t>
        </w:r>
        <w:r w:rsidRPr="003501C7">
          <w:rPr>
            <w:rFonts w:ascii="Trebuchet MS" w:eastAsia="Times New Roman" w:hAnsi="Trebuchet MS" w:cs="Times New Roman"/>
            <w:color w:val="696969"/>
            <w:sz w:val="24"/>
            <w:szCs w:val="24"/>
            <w:lang w:eastAsia="es-PE"/>
          </w:rPr>
          <w:fldChar w:fldCharType="end"/>
        </w:r>
      </w:ins>
    </w:p>
    <w:bookmarkStart w:id="122" w:name="q130"/>
    <w:p w:rsidR="003501C7" w:rsidRPr="003501C7" w:rsidRDefault="003501C7" w:rsidP="003501C7">
      <w:pPr>
        <w:shd w:val="clear" w:color="auto" w:fill="FFFFFF"/>
        <w:spacing w:after="300" w:line="240" w:lineRule="auto"/>
        <w:rPr>
          <w:ins w:id="123" w:author="Unknown"/>
          <w:rFonts w:ascii="Trebuchet MS" w:eastAsia="Times New Roman" w:hAnsi="Trebuchet MS" w:cs="Times New Roman"/>
          <w:color w:val="696969"/>
          <w:sz w:val="24"/>
          <w:szCs w:val="24"/>
          <w:lang w:eastAsia="es-PE"/>
        </w:rPr>
      </w:pPr>
      <w:ins w:id="124" w:author="Unknown">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"q130" </w:instrText>
        </w:r>
        <w:r w:rsidRPr="003501C7">
          <w:rPr>
            <w:rFonts w:ascii="Trebuchet MS" w:eastAsia="Times New Roman" w:hAnsi="Trebuchet MS" w:cs="Times New Roman"/>
            <w:color w:val="696969"/>
            <w:sz w:val="24"/>
            <w:szCs w:val="24"/>
            <w:lang w:eastAsia="es-PE"/>
          </w:rPr>
          <w:fldChar w:fldCharType="separate"/>
        </w:r>
        <w:proofErr w:type="gramStart"/>
        <w:r w:rsidRPr="003501C7">
          <w:rPr>
            <w:rFonts w:ascii="Trebuchet MS" w:eastAsia="Times New Roman" w:hAnsi="Trebuchet MS" w:cs="Times New Roman"/>
            <w:color w:val="0000FF"/>
            <w:sz w:val="18"/>
            <w:szCs w:val="18"/>
            <w:lang w:eastAsia="es-PE"/>
          </w:rPr>
          <w:t>¿ Cómo</w:t>
        </w:r>
        <w:proofErr w:type="gramEnd"/>
        <w:r w:rsidRPr="003501C7">
          <w:rPr>
            <w:rFonts w:ascii="Trebuchet MS" w:eastAsia="Times New Roman" w:hAnsi="Trebuchet MS" w:cs="Times New Roman"/>
            <w:color w:val="0000FF"/>
            <w:sz w:val="18"/>
            <w:szCs w:val="18"/>
            <w:lang w:eastAsia="es-PE"/>
          </w:rPr>
          <w:t xml:space="preserve"> puedo recuperar claves de una red wifi con WPA-PSK ?</w:t>
        </w:r>
        <w:r w:rsidRPr="003501C7">
          <w:rPr>
            <w:rFonts w:ascii="Trebuchet MS" w:eastAsia="Times New Roman" w:hAnsi="Trebuchet MS" w:cs="Times New Roman"/>
            <w:color w:val="696969"/>
            <w:sz w:val="24"/>
            <w:szCs w:val="24"/>
            <w:lang w:eastAsia="es-PE"/>
          </w:rPr>
          <w:fldChar w:fldCharType="end"/>
        </w:r>
        <w:bookmarkEnd w:id="122"/>
      </w:ins>
    </w:p>
    <w:p w:rsidR="003501C7" w:rsidRPr="003501C7" w:rsidRDefault="003501C7" w:rsidP="003501C7">
      <w:pPr>
        <w:shd w:val="clear" w:color="auto" w:fill="FFFFFF"/>
        <w:spacing w:after="300" w:line="240" w:lineRule="auto"/>
        <w:rPr>
          <w:ins w:id="125" w:author="Unknown"/>
          <w:rFonts w:ascii="Trebuchet MS" w:eastAsia="Times New Roman" w:hAnsi="Trebuchet MS" w:cs="Times New Roman"/>
          <w:color w:val="696969"/>
          <w:sz w:val="24"/>
          <w:szCs w:val="24"/>
          <w:lang w:eastAsia="es-PE"/>
        </w:rPr>
      </w:pPr>
      <w:ins w:id="126" w:author="Unknown">
        <w:r w:rsidRPr="003501C7">
          <w:rPr>
            <w:rFonts w:ascii="Trebuchet MS" w:eastAsia="Times New Roman" w:hAnsi="Trebuchet MS" w:cs="Times New Roman"/>
            <w:color w:val="696969"/>
            <w:sz w:val="24"/>
            <w:szCs w:val="24"/>
            <w:lang w:eastAsia="es-PE"/>
          </w:rPr>
          <w:t>Debes capturar hasta que se produzca un "saludo" (handshake) entre un cliente inalámbrico y el punto de acceso. Para forzar al cliente a reautenticarse puedes iniciar un ataque de deautenticación con aireplay. También es necesario un buen diccionario; ver</w:t>
        </w:r>
        <w:r w:rsidRPr="003501C7">
          <w:rPr>
            <w:rFonts w:ascii="Trebuchet MS" w:eastAsia="Times New Roman" w:hAnsi="Trebuchet MS" w:cs="Times New Roman"/>
            <w:color w:val="696969"/>
            <w:sz w:val="24"/>
            <w:szCs w:val="24"/>
            <w:lang w:eastAsia="es-PE"/>
          </w:rPr>
          <w:br/>
        </w:r>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"http://ftp.se.kde.org/pub/security/tools/net/Openwall/wordlists/"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344D70"/>
            <w:sz w:val="18"/>
            <w:szCs w:val="18"/>
            <w:lang w:eastAsia="es-PE"/>
          </w:rPr>
          <w:t>http://ftp.se.kde.org/pub/security/tools/net/Openwall/wordlists/</w:t>
        </w:r>
        <w:r w:rsidRPr="003501C7">
          <w:rPr>
            <w:rFonts w:ascii="Trebuchet MS" w:eastAsia="Times New Roman" w:hAnsi="Trebuchet MS" w:cs="Times New Roman"/>
            <w:color w:val="696969"/>
            <w:sz w:val="24"/>
            <w:szCs w:val="24"/>
            <w:lang w:eastAsia="es-PE"/>
          </w:rPr>
          <w:fldChar w:fldCharType="end"/>
        </w:r>
      </w:ins>
    </w:p>
    <w:p w:rsidR="003501C7" w:rsidRPr="003501C7" w:rsidRDefault="003501C7" w:rsidP="003501C7">
      <w:pPr>
        <w:shd w:val="clear" w:color="auto" w:fill="FFFFFF"/>
        <w:spacing w:after="300" w:line="240" w:lineRule="auto"/>
        <w:rPr>
          <w:ins w:id="127" w:author="Unknown"/>
          <w:rFonts w:ascii="Trebuchet MS" w:eastAsia="Times New Roman" w:hAnsi="Trebuchet MS" w:cs="Times New Roman"/>
          <w:color w:val="696969"/>
          <w:sz w:val="24"/>
          <w:szCs w:val="24"/>
          <w:lang w:eastAsia="es-PE"/>
        </w:rPr>
      </w:pPr>
      <w:ins w:id="128" w:author="Unknown">
        <w:r w:rsidRPr="003501C7">
          <w:rPr>
            <w:rFonts w:ascii="Trebuchet MS" w:eastAsia="Times New Roman" w:hAnsi="Trebuchet MS" w:cs="Times New Roman"/>
            <w:color w:val="696969"/>
            <w:sz w:val="24"/>
            <w:szCs w:val="24"/>
            <w:lang w:eastAsia="es-PE"/>
          </w:rPr>
          <w:t>Para tu información. No es posible pre-computar grandes tablas de Pairwise Master Keys como hace rainbowcrack, puesto que la contraseña está entremezclada con el ESSID.</w:t>
        </w:r>
      </w:ins>
    </w:p>
    <w:bookmarkStart w:id="129" w:name="q138"/>
    <w:p w:rsidR="003501C7" w:rsidRPr="003501C7" w:rsidRDefault="003501C7" w:rsidP="003501C7">
      <w:pPr>
        <w:shd w:val="clear" w:color="auto" w:fill="FFFFFF"/>
        <w:spacing w:after="300" w:line="240" w:lineRule="auto"/>
        <w:rPr>
          <w:ins w:id="130" w:author="Unknown"/>
          <w:rFonts w:ascii="Trebuchet MS" w:eastAsia="Times New Roman" w:hAnsi="Trebuchet MS" w:cs="Times New Roman"/>
          <w:color w:val="696969"/>
          <w:sz w:val="24"/>
          <w:szCs w:val="24"/>
          <w:lang w:eastAsia="es-PE"/>
        </w:rPr>
      </w:pPr>
      <w:ins w:id="131" w:author="Unknown">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"q138" </w:instrText>
        </w:r>
        <w:r w:rsidRPr="003501C7">
          <w:rPr>
            <w:rFonts w:ascii="Trebuchet MS" w:eastAsia="Times New Roman" w:hAnsi="Trebuchet MS" w:cs="Times New Roman"/>
            <w:color w:val="696969"/>
            <w:sz w:val="24"/>
            <w:szCs w:val="24"/>
            <w:lang w:eastAsia="es-PE"/>
          </w:rPr>
          <w:fldChar w:fldCharType="separate"/>
        </w:r>
        <w:proofErr w:type="gramStart"/>
        <w:r w:rsidRPr="003501C7">
          <w:rPr>
            <w:rFonts w:ascii="Trebuchet MS" w:eastAsia="Times New Roman" w:hAnsi="Trebuchet MS" w:cs="Times New Roman"/>
            <w:color w:val="0000FF"/>
            <w:sz w:val="18"/>
            <w:szCs w:val="18"/>
            <w:lang w:eastAsia="es-PE"/>
          </w:rPr>
          <w:t>¿ Se</w:t>
        </w:r>
        <w:proofErr w:type="gramEnd"/>
        <w:r w:rsidRPr="003501C7">
          <w:rPr>
            <w:rFonts w:ascii="Trebuchet MS" w:eastAsia="Times New Roman" w:hAnsi="Trebuchet MS" w:cs="Times New Roman"/>
            <w:color w:val="0000FF"/>
            <w:sz w:val="18"/>
            <w:szCs w:val="18"/>
            <w:lang w:eastAsia="es-PE"/>
          </w:rPr>
          <w:t xml:space="preserve"> podrán recuperar claves WPA en el futuro tan fácilmente como las WEP?</w:t>
        </w:r>
        <w:r w:rsidRPr="003501C7">
          <w:rPr>
            <w:rFonts w:ascii="Trebuchet MS" w:eastAsia="Times New Roman" w:hAnsi="Trebuchet MS" w:cs="Times New Roman"/>
            <w:color w:val="696969"/>
            <w:sz w:val="24"/>
            <w:szCs w:val="24"/>
            <w:lang w:eastAsia="es-PE"/>
          </w:rPr>
          <w:fldChar w:fldCharType="end"/>
        </w:r>
        <w:bookmarkEnd w:id="129"/>
      </w:ins>
    </w:p>
    <w:p w:rsidR="003501C7" w:rsidRPr="003501C7" w:rsidRDefault="003501C7" w:rsidP="003501C7">
      <w:pPr>
        <w:shd w:val="clear" w:color="auto" w:fill="FFFFFF"/>
        <w:spacing w:after="300" w:line="240" w:lineRule="auto"/>
        <w:rPr>
          <w:ins w:id="132" w:author="Unknown"/>
          <w:rFonts w:ascii="Trebuchet MS" w:eastAsia="Times New Roman" w:hAnsi="Trebuchet MS" w:cs="Times New Roman"/>
          <w:color w:val="696969"/>
          <w:sz w:val="24"/>
          <w:szCs w:val="24"/>
          <w:lang w:eastAsia="es-PE"/>
        </w:rPr>
      </w:pPr>
      <w:ins w:id="133" w:author="Unknown">
        <w:r w:rsidRPr="003501C7">
          <w:rPr>
            <w:rFonts w:ascii="Trebuchet MS" w:eastAsia="Times New Roman" w:hAnsi="Trebuchet MS" w:cs="Times New Roman"/>
            <w:color w:val="696969"/>
            <w:sz w:val="24"/>
            <w:szCs w:val="24"/>
            <w:lang w:eastAsia="es-PE"/>
          </w:rPr>
          <w:t>Es extremadamente improbable que con WPA la recuperación de claves sea tan fácil del modo que lo ha sido WEP.</w:t>
        </w:r>
      </w:ins>
    </w:p>
    <w:p w:rsidR="003501C7" w:rsidRPr="003501C7" w:rsidRDefault="003501C7" w:rsidP="003501C7">
      <w:pPr>
        <w:shd w:val="clear" w:color="auto" w:fill="FFFFFF"/>
        <w:spacing w:after="300" w:line="240" w:lineRule="auto"/>
        <w:rPr>
          <w:ins w:id="134" w:author="Unknown"/>
          <w:rFonts w:ascii="Trebuchet MS" w:eastAsia="Times New Roman" w:hAnsi="Trebuchet MS" w:cs="Times New Roman"/>
          <w:color w:val="696969"/>
          <w:sz w:val="24"/>
          <w:szCs w:val="24"/>
          <w:lang w:eastAsia="es-PE"/>
        </w:rPr>
      </w:pPr>
      <w:ins w:id="135" w:author="Unknown">
        <w:r w:rsidRPr="003501C7">
          <w:rPr>
            <w:rFonts w:ascii="Trebuchet MS" w:eastAsia="Times New Roman" w:hAnsi="Trebuchet MS" w:cs="Times New Roman"/>
            <w:color w:val="696969"/>
            <w:sz w:val="24"/>
            <w:szCs w:val="24"/>
            <w:lang w:eastAsia="es-PE"/>
          </w:rPr>
          <w:t xml:space="preserve">El mayor problema de WEP es que la clave compartida está adjunta en el IV; el resultado está vinculado directamente con el RC4. Esta construcción simple superpuesta es propensa a un estaque de tipo estadístico, ya que los primeros bytes del texto cifrado están fuertemente correspondidos con la clave compartida. Existen básicamente dos contramedidas a este ataque: 1. mezclar el IV y la clave compartida usando una función para la codificación o 2. </w:t>
        </w:r>
        <w:proofErr w:type="gramStart"/>
        <w:r w:rsidRPr="003501C7">
          <w:rPr>
            <w:rFonts w:ascii="Trebuchet MS" w:eastAsia="Times New Roman" w:hAnsi="Trebuchet MS" w:cs="Times New Roman"/>
            <w:color w:val="696969"/>
            <w:sz w:val="24"/>
            <w:szCs w:val="24"/>
            <w:lang w:eastAsia="es-PE"/>
          </w:rPr>
          <w:t>descartar</w:t>
        </w:r>
        <w:proofErr w:type="gramEnd"/>
        <w:r w:rsidRPr="003501C7">
          <w:rPr>
            <w:rFonts w:ascii="Trebuchet MS" w:eastAsia="Times New Roman" w:hAnsi="Trebuchet MS" w:cs="Times New Roman"/>
            <w:color w:val="696969"/>
            <w:sz w:val="24"/>
            <w:szCs w:val="24"/>
            <w:lang w:eastAsia="es-PE"/>
          </w:rPr>
          <w:t xml:space="preserve"> los primeros 256 bytes de la salida del RC4.</w:t>
        </w:r>
      </w:ins>
    </w:p>
    <w:p w:rsidR="003501C7" w:rsidRPr="003501C7" w:rsidRDefault="003501C7" w:rsidP="003501C7">
      <w:pPr>
        <w:shd w:val="clear" w:color="auto" w:fill="FFFFFF"/>
        <w:spacing w:after="300" w:line="240" w:lineRule="auto"/>
        <w:rPr>
          <w:ins w:id="136" w:author="Unknown"/>
          <w:rFonts w:ascii="Trebuchet MS" w:eastAsia="Times New Roman" w:hAnsi="Trebuchet MS" w:cs="Times New Roman"/>
          <w:color w:val="696969"/>
          <w:sz w:val="24"/>
          <w:szCs w:val="24"/>
          <w:lang w:eastAsia="es-PE"/>
        </w:rPr>
      </w:pPr>
      <w:ins w:id="137" w:author="Unknown">
        <w:r w:rsidRPr="003501C7">
          <w:rPr>
            <w:rFonts w:ascii="Trebuchet MS" w:eastAsia="Times New Roman" w:hAnsi="Trebuchet MS" w:cs="Times New Roman"/>
            <w:color w:val="696969"/>
            <w:sz w:val="24"/>
            <w:szCs w:val="24"/>
            <w:lang w:eastAsia="es-PE"/>
          </w:rPr>
          <w:t>Ha habido alguna desinformación en las noticias acerca de las fallas de TKIP:</w:t>
        </w:r>
      </w:ins>
    </w:p>
    <w:p w:rsidR="003501C7" w:rsidRPr="003501C7" w:rsidRDefault="003501C7" w:rsidP="003501C7">
      <w:pPr>
        <w:shd w:val="clear" w:color="auto" w:fill="FFFFFF"/>
        <w:spacing w:after="300" w:line="240" w:lineRule="auto"/>
        <w:rPr>
          <w:ins w:id="138" w:author="Unknown"/>
          <w:rFonts w:ascii="Trebuchet MS" w:eastAsia="Times New Roman" w:hAnsi="Trebuchet MS" w:cs="Times New Roman"/>
          <w:color w:val="696969"/>
          <w:sz w:val="24"/>
          <w:szCs w:val="24"/>
          <w:lang w:eastAsia="es-PE"/>
        </w:rPr>
      </w:pPr>
      <w:ins w:id="139" w:author="Unknown">
        <w:r w:rsidRPr="003501C7">
          <w:rPr>
            <w:rFonts w:ascii="Trebuchet MS" w:eastAsia="Times New Roman" w:hAnsi="Trebuchet MS" w:cs="Times New Roman"/>
            <w:i/>
            <w:iCs/>
            <w:color w:val="696969"/>
            <w:sz w:val="24"/>
            <w:szCs w:val="24"/>
            <w:lang w:eastAsia="es-PE"/>
          </w:rPr>
          <w:t>Por ahora, TKIP es razonablemente seguro por sí solo viviendo un tiempo prestado ya que se apoya en el mismo algoritmo RC4 en el que se apoyó WEP.</w:t>
        </w:r>
      </w:ins>
    </w:p>
    <w:p w:rsidR="003501C7" w:rsidRPr="003501C7" w:rsidRDefault="003501C7" w:rsidP="003501C7">
      <w:pPr>
        <w:shd w:val="clear" w:color="auto" w:fill="FFFFFF"/>
        <w:spacing w:after="300" w:line="240" w:lineRule="auto"/>
        <w:rPr>
          <w:ins w:id="140" w:author="Unknown"/>
          <w:rFonts w:ascii="Trebuchet MS" w:eastAsia="Times New Roman" w:hAnsi="Trebuchet MS" w:cs="Times New Roman"/>
          <w:color w:val="696969"/>
          <w:sz w:val="24"/>
          <w:szCs w:val="24"/>
          <w:lang w:eastAsia="es-PE"/>
        </w:rPr>
      </w:pPr>
      <w:ins w:id="141" w:author="Unknown">
        <w:r w:rsidRPr="003501C7">
          <w:rPr>
            <w:rFonts w:ascii="Trebuchet MS" w:eastAsia="Times New Roman" w:hAnsi="Trebuchet MS" w:cs="Times New Roman"/>
            <w:color w:val="696969"/>
            <w:sz w:val="24"/>
            <w:szCs w:val="24"/>
            <w:lang w:eastAsia="es-PE"/>
          </w:rPr>
          <w:lastRenderedPageBreak/>
          <w:t>Realmente, TKIP (WPA1) </w:t>
        </w:r>
        <w:r w:rsidRPr="003501C7">
          <w:rPr>
            <w:rFonts w:ascii="Trebuchet MS" w:eastAsia="Times New Roman" w:hAnsi="Trebuchet MS" w:cs="Times New Roman"/>
            <w:b/>
            <w:bCs/>
            <w:color w:val="696969"/>
            <w:sz w:val="24"/>
            <w:szCs w:val="24"/>
            <w:lang w:eastAsia="es-PE"/>
          </w:rPr>
          <w:t>no es</w:t>
        </w:r>
        <w:r w:rsidRPr="003501C7">
          <w:rPr>
            <w:rFonts w:ascii="Trebuchet MS" w:eastAsia="Times New Roman" w:hAnsi="Trebuchet MS" w:cs="Times New Roman"/>
            <w:color w:val="696969"/>
            <w:sz w:val="24"/>
            <w:szCs w:val="24"/>
            <w:lang w:eastAsia="es-PE"/>
          </w:rPr>
          <w:t> vulnerable: para cada paquete, el IV de 48-bit está mezclado con la clave temporal pairwise de 128-bit para crear una clave RC4 de 104-bit, por lo que no hay </w:t>
        </w:r>
        <w:r w:rsidRPr="003501C7">
          <w:rPr>
            <w:rFonts w:ascii="Trebuchet MS" w:eastAsia="Times New Roman" w:hAnsi="Trebuchet MS" w:cs="Times New Roman"/>
            <w:color w:val="696969"/>
            <w:sz w:val="24"/>
            <w:szCs w:val="24"/>
            <w:u w:val="single"/>
            <w:lang w:eastAsia="es-PE"/>
          </w:rPr>
          <w:t>ninguna</w:t>
        </w:r>
        <w:r w:rsidRPr="003501C7">
          <w:rPr>
            <w:rFonts w:ascii="Trebuchet MS" w:eastAsia="Times New Roman" w:hAnsi="Trebuchet MS" w:cs="Times New Roman"/>
            <w:color w:val="696969"/>
            <w:sz w:val="24"/>
            <w:szCs w:val="24"/>
            <w:lang w:eastAsia="es-PE"/>
          </w:rPr>
          <w:t xml:space="preserve"> correlación de tipo </w:t>
        </w:r>
        <w:proofErr w:type="gramStart"/>
        <w:r w:rsidRPr="003501C7">
          <w:rPr>
            <w:rFonts w:ascii="Trebuchet MS" w:eastAsia="Times New Roman" w:hAnsi="Trebuchet MS" w:cs="Times New Roman"/>
            <w:color w:val="696969"/>
            <w:sz w:val="24"/>
            <w:szCs w:val="24"/>
            <w:lang w:eastAsia="es-PE"/>
          </w:rPr>
          <w:t>estadístico .</w:t>
        </w:r>
        <w:proofErr w:type="gramEnd"/>
        <w:r w:rsidRPr="003501C7">
          <w:rPr>
            <w:rFonts w:ascii="Trebuchet MS" w:eastAsia="Times New Roman" w:hAnsi="Trebuchet MS" w:cs="Times New Roman"/>
            <w:color w:val="696969"/>
            <w:sz w:val="24"/>
            <w:szCs w:val="24"/>
            <w:lang w:eastAsia="es-PE"/>
          </w:rPr>
          <w:t xml:space="preserve"> Es más, WPA proporciona contramedidas ante ataques activos (reinyección de tráfico), incluye un mensaje de integridad de código más fuerte (michael), y tiene un protocolo de autenticacaión muy robusto ("saludo" de 4 fases). La única vulnerabilidad a tener en cuenta es el ataque con diccionario, que falla si la contraseña es lo suficientemente robusta.</w:t>
        </w:r>
      </w:ins>
    </w:p>
    <w:p w:rsidR="003501C7" w:rsidRPr="003501C7" w:rsidRDefault="003501C7" w:rsidP="003501C7">
      <w:pPr>
        <w:shd w:val="clear" w:color="auto" w:fill="FFFFFF"/>
        <w:spacing w:after="300" w:line="240" w:lineRule="auto"/>
        <w:rPr>
          <w:ins w:id="142" w:author="Unknown"/>
          <w:rFonts w:ascii="Trebuchet MS" w:eastAsia="Times New Roman" w:hAnsi="Trebuchet MS" w:cs="Times New Roman"/>
          <w:color w:val="696969"/>
          <w:sz w:val="24"/>
          <w:szCs w:val="24"/>
          <w:lang w:eastAsia="es-PE"/>
        </w:rPr>
      </w:pPr>
      <w:ins w:id="143" w:author="Unknown">
        <w:r w:rsidRPr="003501C7">
          <w:rPr>
            <w:rFonts w:ascii="Trebuchet MS" w:eastAsia="Times New Roman" w:hAnsi="Trebuchet MS" w:cs="Times New Roman"/>
            <w:color w:val="696969"/>
            <w:sz w:val="24"/>
            <w:szCs w:val="24"/>
            <w:lang w:eastAsia="es-PE"/>
          </w:rPr>
          <w:t>WPA2 (aka 802.11i) es exactamente lo mismo que WPA1, excepto que usa CCMP (////AES in counter mode////) en lugar de RC4 y HMAC-SHA1 en lugar de HMAC-MD5 para el EAPOL MIC. Como apunte final, WPA2 es un poco mejor que WPA1, pero ninguno de los dos será posible una recuperación de claves en un futuro cercano.</w:t>
        </w:r>
      </w:ins>
    </w:p>
    <w:bookmarkStart w:id="144" w:name="q140"/>
    <w:p w:rsidR="003501C7" w:rsidRPr="003501C7" w:rsidRDefault="003501C7" w:rsidP="003501C7">
      <w:pPr>
        <w:shd w:val="clear" w:color="auto" w:fill="FFFFFF"/>
        <w:spacing w:after="300" w:line="240" w:lineRule="auto"/>
        <w:rPr>
          <w:ins w:id="145" w:author="Unknown"/>
          <w:rFonts w:ascii="Trebuchet MS" w:eastAsia="Times New Roman" w:hAnsi="Trebuchet MS" w:cs="Times New Roman"/>
          <w:color w:val="696969"/>
          <w:sz w:val="24"/>
          <w:szCs w:val="24"/>
          <w:lang w:eastAsia="es-PE"/>
        </w:rPr>
      </w:pPr>
      <w:ins w:id="146" w:author="Unknown">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"q140" </w:instrText>
        </w:r>
        <w:r w:rsidRPr="003501C7">
          <w:rPr>
            <w:rFonts w:ascii="Trebuchet MS" w:eastAsia="Times New Roman" w:hAnsi="Trebuchet MS" w:cs="Times New Roman"/>
            <w:color w:val="696969"/>
            <w:sz w:val="24"/>
            <w:szCs w:val="24"/>
            <w:lang w:eastAsia="es-PE"/>
          </w:rPr>
          <w:fldChar w:fldCharType="separate"/>
        </w:r>
        <w:proofErr w:type="gramStart"/>
        <w:r w:rsidRPr="003501C7">
          <w:rPr>
            <w:rFonts w:ascii="Trebuchet MS" w:eastAsia="Times New Roman" w:hAnsi="Trebuchet MS" w:cs="Times New Roman"/>
            <w:color w:val="0000FF"/>
            <w:sz w:val="18"/>
            <w:szCs w:val="18"/>
            <w:lang w:eastAsia="es-PE"/>
          </w:rPr>
          <w:t>¡ Tengo</w:t>
        </w:r>
        <w:proofErr w:type="gramEnd"/>
        <w:r w:rsidRPr="003501C7">
          <w:rPr>
            <w:rFonts w:ascii="Trebuchet MS" w:eastAsia="Times New Roman" w:hAnsi="Trebuchet MS" w:cs="Times New Roman"/>
            <w:color w:val="0000FF"/>
            <w:sz w:val="18"/>
            <w:szCs w:val="18"/>
            <w:lang w:eastAsia="es-PE"/>
          </w:rPr>
          <w:t xml:space="preserve"> más de un millón de IVs, pero aircrack no encuentra la clave !</w:t>
        </w:r>
        <w:r w:rsidRPr="003501C7">
          <w:rPr>
            <w:rFonts w:ascii="Trebuchet MS" w:eastAsia="Times New Roman" w:hAnsi="Trebuchet MS" w:cs="Times New Roman"/>
            <w:color w:val="696969"/>
            <w:sz w:val="24"/>
            <w:szCs w:val="24"/>
            <w:lang w:eastAsia="es-PE"/>
          </w:rPr>
          <w:fldChar w:fldCharType="end"/>
        </w:r>
        <w:bookmarkEnd w:id="144"/>
      </w:ins>
    </w:p>
    <w:p w:rsidR="003501C7" w:rsidRPr="003501C7" w:rsidRDefault="003501C7" w:rsidP="003501C7">
      <w:pPr>
        <w:shd w:val="clear" w:color="auto" w:fill="FFFFFF"/>
        <w:spacing w:after="300" w:line="240" w:lineRule="auto"/>
        <w:rPr>
          <w:ins w:id="147" w:author="Unknown"/>
          <w:rFonts w:ascii="Trebuchet MS" w:eastAsia="Times New Roman" w:hAnsi="Trebuchet MS" w:cs="Times New Roman"/>
          <w:color w:val="696969"/>
          <w:sz w:val="24"/>
          <w:szCs w:val="24"/>
          <w:lang w:eastAsia="es-PE"/>
        </w:rPr>
      </w:pPr>
      <w:ins w:id="148" w:author="Unknown">
        <w:r w:rsidRPr="003501C7">
          <w:rPr>
            <w:rFonts w:ascii="Trebuchet MS" w:eastAsia="Times New Roman" w:hAnsi="Trebuchet MS" w:cs="Times New Roman"/>
            <w:color w:val="696969"/>
            <w:sz w:val="24"/>
            <w:szCs w:val="24"/>
            <w:lang w:eastAsia="es-PE"/>
          </w:rPr>
          <w:t>Posibles motivos:</w:t>
        </w:r>
      </w:ins>
    </w:p>
    <w:p w:rsidR="003501C7" w:rsidRPr="003501C7" w:rsidRDefault="003501C7" w:rsidP="003501C7">
      <w:pPr>
        <w:numPr>
          <w:ilvl w:val="0"/>
          <w:numId w:val="5"/>
        </w:numPr>
        <w:shd w:val="clear" w:color="auto" w:fill="FFFFFF"/>
        <w:spacing w:before="100" w:beforeAutospacing="1" w:after="100" w:afterAutospacing="1" w:line="240" w:lineRule="auto"/>
        <w:ind w:left="2160"/>
        <w:rPr>
          <w:ins w:id="149" w:author="Unknown"/>
          <w:rFonts w:ascii="Trebuchet MS" w:eastAsia="Times New Roman" w:hAnsi="Trebuchet MS" w:cs="Times New Roman"/>
          <w:color w:val="696969"/>
          <w:sz w:val="24"/>
          <w:szCs w:val="24"/>
          <w:lang w:eastAsia="es-PE"/>
        </w:rPr>
      </w:pPr>
      <w:ins w:id="150" w:author="Unknown">
        <w:r w:rsidRPr="003501C7">
          <w:rPr>
            <w:rFonts w:ascii="Trebuchet MS" w:eastAsia="Times New Roman" w:hAnsi="Trebuchet MS" w:cs="Times New Roman"/>
            <w:color w:val="696969"/>
            <w:sz w:val="24"/>
            <w:szCs w:val="24"/>
            <w:lang w:eastAsia="es-PE"/>
          </w:rPr>
          <w:t>Mala suerte: necesitas capturar más IVs. normalmente, una WEP de 104-bit puede ser recuperada con aproximadamente un millón de IVs, aunque a veces se necesitan más IVs.</w:t>
        </w:r>
        <w:r w:rsidRPr="003501C7">
          <w:rPr>
            <w:rFonts w:ascii="Trebuchet MS" w:eastAsia="Times New Roman" w:hAnsi="Trebuchet MS" w:cs="Times New Roman"/>
            <w:color w:val="696969"/>
            <w:sz w:val="24"/>
            <w:szCs w:val="24"/>
            <w:lang w:eastAsia="es-PE"/>
          </w:rPr>
          <w:br/>
          <w:t> </w:t>
        </w:r>
      </w:ins>
    </w:p>
    <w:p w:rsidR="003501C7" w:rsidRPr="003501C7" w:rsidRDefault="003501C7" w:rsidP="003501C7">
      <w:pPr>
        <w:numPr>
          <w:ilvl w:val="0"/>
          <w:numId w:val="5"/>
        </w:numPr>
        <w:shd w:val="clear" w:color="auto" w:fill="FFFFFF"/>
        <w:spacing w:before="100" w:beforeAutospacing="1" w:after="100" w:afterAutospacing="1" w:line="240" w:lineRule="auto"/>
        <w:ind w:left="2160"/>
        <w:rPr>
          <w:ins w:id="151" w:author="Unknown"/>
          <w:rFonts w:ascii="Trebuchet MS" w:eastAsia="Times New Roman" w:hAnsi="Trebuchet MS" w:cs="Times New Roman"/>
          <w:color w:val="696969"/>
          <w:sz w:val="24"/>
          <w:szCs w:val="24"/>
          <w:lang w:eastAsia="es-PE"/>
        </w:rPr>
      </w:pPr>
      <w:ins w:id="152" w:author="Unknown">
        <w:r w:rsidRPr="003501C7">
          <w:rPr>
            <w:rFonts w:ascii="Trebuchet MS" w:eastAsia="Times New Roman" w:hAnsi="Trebuchet MS" w:cs="Times New Roman"/>
            <w:color w:val="696969"/>
            <w:sz w:val="24"/>
            <w:szCs w:val="24"/>
            <w:lang w:eastAsia="es-PE"/>
          </w:rPr>
          <w:t>Si todos los votos (votes) parecen iguales, o si hay muchos votos negativos, entonces el archivo con la captura está corrupto, o la clave no es estática (¿se está usando EAP/</w:t>
        </w:r>
        <w:proofErr w:type="gramStart"/>
        <w:r w:rsidRPr="003501C7">
          <w:rPr>
            <w:rFonts w:ascii="Trebuchet MS" w:eastAsia="Times New Roman" w:hAnsi="Trebuchet MS" w:cs="Times New Roman"/>
            <w:color w:val="696969"/>
            <w:sz w:val="24"/>
            <w:szCs w:val="24"/>
            <w:lang w:eastAsia="es-PE"/>
          </w:rPr>
          <w:t>802.1X ?</w:t>
        </w:r>
        <w:proofErr w:type="gramEnd"/>
        <w:r w:rsidRPr="003501C7">
          <w:rPr>
            <w:rFonts w:ascii="Trebuchet MS" w:eastAsia="Times New Roman" w:hAnsi="Trebuchet MS" w:cs="Times New Roman"/>
            <w:color w:val="696969"/>
            <w:sz w:val="24"/>
            <w:szCs w:val="24"/>
            <w:lang w:eastAsia="es-PE"/>
          </w:rPr>
          <w:t>).</w:t>
        </w:r>
        <w:r w:rsidRPr="003501C7">
          <w:rPr>
            <w:rFonts w:ascii="Trebuchet MS" w:eastAsia="Times New Roman" w:hAnsi="Trebuchet MS" w:cs="Times New Roman"/>
            <w:color w:val="696969"/>
            <w:sz w:val="24"/>
            <w:szCs w:val="24"/>
            <w:lang w:eastAsia="es-PE"/>
          </w:rPr>
          <w:br/>
          <w:t> </w:t>
        </w:r>
      </w:ins>
    </w:p>
    <w:p w:rsidR="003501C7" w:rsidRPr="003501C7" w:rsidRDefault="003501C7" w:rsidP="003501C7">
      <w:pPr>
        <w:numPr>
          <w:ilvl w:val="0"/>
          <w:numId w:val="5"/>
        </w:numPr>
        <w:shd w:val="clear" w:color="auto" w:fill="FFFFFF"/>
        <w:spacing w:before="100" w:beforeAutospacing="1" w:after="100" w:afterAutospacing="1" w:line="240" w:lineRule="auto"/>
        <w:ind w:left="2160"/>
        <w:rPr>
          <w:ins w:id="153" w:author="Unknown"/>
          <w:rFonts w:ascii="Trebuchet MS" w:eastAsia="Times New Roman" w:hAnsi="Trebuchet MS" w:cs="Times New Roman"/>
          <w:color w:val="696969"/>
          <w:sz w:val="24"/>
          <w:szCs w:val="24"/>
          <w:lang w:eastAsia="es-PE"/>
        </w:rPr>
      </w:pPr>
      <w:ins w:id="154" w:author="Unknown">
        <w:r w:rsidRPr="003501C7">
          <w:rPr>
            <w:rFonts w:ascii="Trebuchet MS" w:eastAsia="Times New Roman" w:hAnsi="Trebuchet MS" w:cs="Times New Roman"/>
            <w:color w:val="696969"/>
            <w:sz w:val="24"/>
            <w:szCs w:val="24"/>
            <w:lang w:eastAsia="es-PE"/>
          </w:rPr>
          <w:t xml:space="preserve">Un falso positivo evitó que se obtuviera la clave. Prueba a desactivar cada ataque korek (-k 1 </w:t>
        </w:r>
        <w:proofErr w:type="gramStart"/>
        <w:r w:rsidRPr="003501C7">
          <w:rPr>
            <w:rFonts w:ascii="Trebuchet MS" w:eastAsia="Times New Roman" w:hAnsi="Trebuchet MS" w:cs="Times New Roman"/>
            <w:color w:val="696969"/>
            <w:sz w:val="24"/>
            <w:szCs w:val="24"/>
            <w:lang w:eastAsia="es-PE"/>
          </w:rPr>
          <w:t>..</w:t>
        </w:r>
        <w:proofErr w:type="gramEnd"/>
        <w:r w:rsidRPr="003501C7">
          <w:rPr>
            <w:rFonts w:ascii="Trebuchet MS" w:eastAsia="Times New Roman" w:hAnsi="Trebuchet MS" w:cs="Times New Roman"/>
            <w:color w:val="696969"/>
            <w:sz w:val="24"/>
            <w:szCs w:val="24"/>
            <w:lang w:eastAsia="es-PE"/>
          </w:rPr>
          <w:t xml:space="preserve"> 17), sube el nivel de fuerza bruta (-f) o prueba con el ataque inverso experimental único (-y).</w:t>
        </w:r>
      </w:ins>
    </w:p>
    <w:bookmarkStart w:id="155" w:name="q150"/>
    <w:p w:rsidR="003501C7" w:rsidRPr="003501C7" w:rsidRDefault="003501C7" w:rsidP="003501C7">
      <w:pPr>
        <w:shd w:val="clear" w:color="auto" w:fill="FFFFFF"/>
        <w:spacing w:after="300" w:line="240" w:lineRule="auto"/>
        <w:rPr>
          <w:ins w:id="156" w:author="Unknown"/>
          <w:rFonts w:ascii="Trebuchet MS" w:eastAsia="Times New Roman" w:hAnsi="Trebuchet MS" w:cs="Times New Roman"/>
          <w:color w:val="696969"/>
          <w:sz w:val="24"/>
          <w:szCs w:val="24"/>
          <w:lang w:eastAsia="es-PE"/>
        </w:rPr>
      </w:pPr>
      <w:ins w:id="157" w:author="Unknown">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"q150"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 xml:space="preserve">He encontrado una clave, ¿cómo desencripto un archivo de </w:t>
        </w:r>
        <w:proofErr w:type="gramStart"/>
        <w:r w:rsidRPr="003501C7">
          <w:rPr>
            <w:rFonts w:ascii="Trebuchet MS" w:eastAsia="Times New Roman" w:hAnsi="Trebuchet MS" w:cs="Times New Roman"/>
            <w:color w:val="0000FF"/>
            <w:sz w:val="18"/>
            <w:szCs w:val="18"/>
            <w:lang w:eastAsia="es-PE"/>
          </w:rPr>
          <w:t>captura ?</w:t>
        </w:r>
        <w:proofErr w:type="gramEnd"/>
        <w:r w:rsidRPr="003501C7">
          <w:rPr>
            <w:rFonts w:ascii="Trebuchet MS" w:eastAsia="Times New Roman" w:hAnsi="Trebuchet MS" w:cs="Times New Roman"/>
            <w:color w:val="696969"/>
            <w:sz w:val="24"/>
            <w:szCs w:val="24"/>
            <w:lang w:eastAsia="es-PE"/>
          </w:rPr>
          <w:fldChar w:fldCharType="end"/>
        </w:r>
        <w:bookmarkEnd w:id="155"/>
      </w:ins>
    </w:p>
    <w:p w:rsidR="003501C7" w:rsidRPr="003501C7" w:rsidRDefault="003501C7" w:rsidP="003501C7">
      <w:pPr>
        <w:shd w:val="clear" w:color="auto" w:fill="FFFFFF"/>
        <w:spacing w:after="300" w:line="240" w:lineRule="auto"/>
        <w:rPr>
          <w:ins w:id="158" w:author="Unknown"/>
          <w:rFonts w:ascii="Trebuchet MS" w:eastAsia="Times New Roman" w:hAnsi="Trebuchet MS" w:cs="Times New Roman"/>
          <w:color w:val="696969"/>
          <w:sz w:val="24"/>
          <w:szCs w:val="24"/>
          <w:lang w:eastAsia="es-PE"/>
        </w:rPr>
      </w:pPr>
      <w:ins w:id="159" w:author="Unknown">
        <w:r w:rsidRPr="003501C7">
          <w:rPr>
            <w:rFonts w:ascii="Trebuchet MS" w:eastAsia="Times New Roman" w:hAnsi="Trebuchet MS" w:cs="Times New Roman"/>
            <w:color w:val="696969"/>
            <w:sz w:val="24"/>
            <w:szCs w:val="24"/>
            <w:lang w:eastAsia="es-PE"/>
          </w:rPr>
          <w:t>Puedes usa el programa </w:t>
        </w:r>
        <w:r w:rsidRPr="003501C7">
          <w:rPr>
            <w:rFonts w:ascii="Courier" w:eastAsia="Times New Roman" w:hAnsi="Courier" w:cs="Times New Roman"/>
            <w:color w:val="696969"/>
            <w:sz w:val="24"/>
            <w:szCs w:val="24"/>
            <w:lang w:eastAsia="es-PE"/>
          </w:rPr>
          <w:t>airdecap-</w:t>
        </w:r>
        <w:proofErr w:type="gramStart"/>
        <w:r w:rsidRPr="003501C7">
          <w:rPr>
            <w:rFonts w:ascii="Courier" w:eastAsia="Times New Roman" w:hAnsi="Courier" w:cs="Times New Roman"/>
            <w:color w:val="696969"/>
            <w:sz w:val="24"/>
            <w:szCs w:val="24"/>
            <w:lang w:eastAsia="es-PE"/>
          </w:rPr>
          <w:t>ng</w:t>
        </w:r>
        <w:r w:rsidRPr="003501C7">
          <w:rPr>
            <w:rFonts w:ascii="Trebuchet MS" w:eastAsia="Times New Roman" w:hAnsi="Trebuchet MS" w:cs="Times New Roman"/>
            <w:color w:val="696969"/>
            <w:sz w:val="24"/>
            <w:szCs w:val="24"/>
            <w:lang w:eastAsia="es-PE"/>
          </w:rPr>
          <w:t> :</w:t>
        </w:r>
        <w:proofErr w:type="gramEnd"/>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60" w:author="Unknown"/>
          <w:rFonts w:ascii="Courier New" w:eastAsia="Times New Roman" w:hAnsi="Courier New" w:cs="Courier New"/>
          <w:color w:val="696969"/>
          <w:sz w:val="20"/>
          <w:szCs w:val="20"/>
          <w:lang w:eastAsia="es-PE"/>
        </w:rPr>
      </w:pPr>
      <w:ins w:id="161" w:author="Unknown">
        <w:r w:rsidRPr="003501C7">
          <w:rPr>
            <w:rFonts w:ascii="Courier New" w:eastAsia="Times New Roman" w:hAnsi="Courier New" w:cs="Courier New"/>
            <w:color w:val="696969"/>
            <w:sz w:val="20"/>
            <w:szCs w:val="20"/>
            <w:lang w:eastAsia="es-PE"/>
          </w:rPr>
          <w:t xml:space="preserve">  </w:t>
        </w:r>
        <w:proofErr w:type="gramStart"/>
        <w:r w:rsidRPr="003501C7">
          <w:rPr>
            <w:rFonts w:ascii="Courier New" w:eastAsia="Times New Roman" w:hAnsi="Courier New" w:cs="Courier New"/>
            <w:color w:val="696969"/>
            <w:sz w:val="20"/>
            <w:szCs w:val="20"/>
            <w:lang w:eastAsia="es-PE"/>
          </w:rPr>
          <w:t>uso</w:t>
        </w:r>
        <w:proofErr w:type="gramEnd"/>
        <w:r w:rsidRPr="003501C7">
          <w:rPr>
            <w:rFonts w:ascii="Courier New" w:eastAsia="Times New Roman" w:hAnsi="Courier New" w:cs="Courier New"/>
            <w:color w:val="696969"/>
            <w:sz w:val="20"/>
            <w:szCs w:val="20"/>
            <w:lang w:eastAsia="es-PE"/>
          </w:rPr>
          <w:t>: airdecap-ng [opciones] &lt;archivo pcap&gt;</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62" w:author="Unknown"/>
          <w:rFonts w:ascii="Courier New" w:eastAsia="Times New Roman" w:hAnsi="Courier New" w:cs="Courier New"/>
          <w:color w:val="696969"/>
          <w:sz w:val="20"/>
          <w:szCs w:val="20"/>
          <w:lang w:eastAsia="es-PE"/>
        </w:rPr>
      </w:pPr>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63" w:author="Unknown"/>
          <w:rFonts w:ascii="Courier New" w:eastAsia="Times New Roman" w:hAnsi="Courier New" w:cs="Courier New"/>
          <w:color w:val="696969"/>
          <w:sz w:val="20"/>
          <w:szCs w:val="20"/>
          <w:lang w:eastAsia="es-PE"/>
        </w:rPr>
      </w:pPr>
      <w:ins w:id="164" w:author="Unknown">
        <w:r w:rsidRPr="003501C7">
          <w:rPr>
            <w:rFonts w:ascii="Courier New" w:eastAsia="Times New Roman" w:hAnsi="Courier New" w:cs="Courier New"/>
            <w:color w:val="696969"/>
            <w:sz w:val="20"/>
            <w:szCs w:val="20"/>
            <w:lang w:eastAsia="es-PE"/>
          </w:rPr>
          <w:t xml:space="preserve">      -l       : no elimina la cabecera del 802.11</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65" w:author="Unknown"/>
          <w:rFonts w:ascii="Courier New" w:eastAsia="Times New Roman" w:hAnsi="Courier New" w:cs="Courier New"/>
          <w:color w:val="696969"/>
          <w:sz w:val="20"/>
          <w:szCs w:val="20"/>
          <w:lang w:eastAsia="es-PE"/>
        </w:rPr>
      </w:pPr>
      <w:ins w:id="166" w:author="Unknown">
        <w:r w:rsidRPr="003501C7">
          <w:rPr>
            <w:rFonts w:ascii="Courier New" w:eastAsia="Times New Roman" w:hAnsi="Courier New" w:cs="Courier New"/>
            <w:color w:val="696969"/>
            <w:sz w:val="20"/>
            <w:szCs w:val="20"/>
            <w:lang w:eastAsia="es-PE"/>
          </w:rPr>
          <w:t xml:space="preserve">      -b </w:t>
        </w:r>
        <w:proofErr w:type="gramStart"/>
        <w:r w:rsidRPr="003501C7">
          <w:rPr>
            <w:rFonts w:ascii="Courier New" w:eastAsia="Times New Roman" w:hAnsi="Courier New" w:cs="Courier New"/>
            <w:color w:val="696969"/>
            <w:sz w:val="20"/>
            <w:szCs w:val="20"/>
            <w:lang w:eastAsia="es-PE"/>
          </w:rPr>
          <w:t>bssid :</w:t>
        </w:r>
        <w:proofErr w:type="gramEnd"/>
        <w:r w:rsidRPr="003501C7">
          <w:rPr>
            <w:rFonts w:ascii="Courier New" w:eastAsia="Times New Roman" w:hAnsi="Courier New" w:cs="Courier New"/>
            <w:color w:val="696969"/>
            <w:sz w:val="20"/>
            <w:szCs w:val="20"/>
            <w:lang w:eastAsia="es-PE"/>
          </w:rPr>
          <w:t xml:space="preserve"> filtro de dirección MAC del punto de acceso</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67" w:author="Unknown"/>
          <w:rFonts w:ascii="Courier New" w:eastAsia="Times New Roman" w:hAnsi="Courier New" w:cs="Courier New"/>
          <w:color w:val="696969"/>
          <w:sz w:val="20"/>
          <w:szCs w:val="20"/>
          <w:lang w:val="en-US" w:eastAsia="es-PE"/>
        </w:rPr>
      </w:pPr>
      <w:ins w:id="168" w:author="Unknown">
        <w:r w:rsidRPr="003501C7">
          <w:rPr>
            <w:rFonts w:ascii="Courier New" w:eastAsia="Times New Roman" w:hAnsi="Courier New" w:cs="Courier New"/>
            <w:color w:val="696969"/>
            <w:sz w:val="20"/>
            <w:szCs w:val="20"/>
            <w:lang w:eastAsia="es-PE"/>
          </w:rPr>
          <w:t xml:space="preserve">      </w:t>
        </w:r>
        <w:r w:rsidRPr="003501C7">
          <w:rPr>
            <w:rFonts w:ascii="Courier New" w:eastAsia="Times New Roman" w:hAnsi="Courier New" w:cs="Courier New"/>
            <w:color w:val="696969"/>
            <w:sz w:val="20"/>
            <w:szCs w:val="20"/>
            <w:lang w:val="en-US" w:eastAsia="es-PE"/>
          </w:rPr>
          <w:t>-k pmk   : WPA Pairwise Master Key en hex</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69" w:author="Unknown"/>
          <w:rFonts w:ascii="Courier New" w:eastAsia="Times New Roman" w:hAnsi="Courier New" w:cs="Courier New"/>
          <w:color w:val="696969"/>
          <w:sz w:val="20"/>
          <w:szCs w:val="20"/>
          <w:lang w:eastAsia="es-PE"/>
        </w:rPr>
      </w:pPr>
      <w:ins w:id="170" w:author="Unknown">
        <w:r w:rsidRPr="003501C7">
          <w:rPr>
            <w:rFonts w:ascii="Courier New" w:eastAsia="Times New Roman" w:hAnsi="Courier New" w:cs="Courier New"/>
            <w:color w:val="696969"/>
            <w:sz w:val="20"/>
            <w:szCs w:val="20"/>
            <w:lang w:val="en-US" w:eastAsia="es-PE"/>
          </w:rPr>
          <w:t xml:space="preserve">      </w:t>
        </w:r>
        <w:r w:rsidRPr="003501C7">
          <w:rPr>
            <w:rFonts w:ascii="Courier New" w:eastAsia="Times New Roman" w:hAnsi="Courier New" w:cs="Courier New"/>
            <w:color w:val="696969"/>
            <w:sz w:val="20"/>
            <w:szCs w:val="20"/>
            <w:lang w:eastAsia="es-PE"/>
          </w:rPr>
          <w:t xml:space="preserve">-e </w:t>
        </w:r>
        <w:proofErr w:type="gramStart"/>
        <w:r w:rsidRPr="003501C7">
          <w:rPr>
            <w:rFonts w:ascii="Courier New" w:eastAsia="Times New Roman" w:hAnsi="Courier New" w:cs="Courier New"/>
            <w:color w:val="696969"/>
            <w:sz w:val="20"/>
            <w:szCs w:val="20"/>
            <w:lang w:eastAsia="es-PE"/>
          </w:rPr>
          <w:t>essid :</w:t>
        </w:r>
        <w:proofErr w:type="gramEnd"/>
        <w:r w:rsidRPr="003501C7">
          <w:rPr>
            <w:rFonts w:ascii="Courier New" w:eastAsia="Times New Roman" w:hAnsi="Courier New" w:cs="Courier New"/>
            <w:color w:val="696969"/>
            <w:sz w:val="20"/>
            <w:szCs w:val="20"/>
            <w:lang w:eastAsia="es-PE"/>
          </w:rPr>
          <w:t xml:space="preserve"> Identificador en ascii de la red escogida</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71" w:author="Unknown"/>
          <w:rFonts w:ascii="Courier New" w:eastAsia="Times New Roman" w:hAnsi="Courier New" w:cs="Courier New"/>
          <w:color w:val="696969"/>
          <w:sz w:val="20"/>
          <w:szCs w:val="20"/>
          <w:lang w:eastAsia="es-PE"/>
        </w:rPr>
      </w:pPr>
      <w:ins w:id="172" w:author="Unknown">
        <w:r w:rsidRPr="003501C7">
          <w:rPr>
            <w:rFonts w:ascii="Courier New" w:eastAsia="Times New Roman" w:hAnsi="Courier New" w:cs="Courier New"/>
            <w:color w:val="696969"/>
            <w:sz w:val="20"/>
            <w:szCs w:val="20"/>
            <w:lang w:eastAsia="es-PE"/>
          </w:rPr>
          <w:t xml:space="preserve">      -p </w:t>
        </w:r>
        <w:proofErr w:type="gramStart"/>
        <w:r w:rsidRPr="003501C7">
          <w:rPr>
            <w:rFonts w:ascii="Courier New" w:eastAsia="Times New Roman" w:hAnsi="Courier New" w:cs="Courier New"/>
            <w:color w:val="696969"/>
            <w:sz w:val="20"/>
            <w:szCs w:val="20"/>
            <w:lang w:eastAsia="es-PE"/>
          </w:rPr>
          <w:t>pass  :</w:t>
        </w:r>
        <w:proofErr w:type="gramEnd"/>
        <w:r w:rsidRPr="003501C7">
          <w:rPr>
            <w:rFonts w:ascii="Courier New" w:eastAsia="Times New Roman" w:hAnsi="Courier New" w:cs="Courier New"/>
            <w:color w:val="696969"/>
            <w:sz w:val="20"/>
            <w:szCs w:val="20"/>
            <w:lang w:eastAsia="es-PE"/>
          </w:rPr>
          <w:t xml:space="preserve"> contraseña WPA de la red escogida</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73" w:author="Unknown"/>
          <w:rFonts w:ascii="Courier New" w:eastAsia="Times New Roman" w:hAnsi="Courier New" w:cs="Courier New"/>
          <w:color w:val="696969"/>
          <w:sz w:val="20"/>
          <w:szCs w:val="20"/>
          <w:lang w:eastAsia="es-PE"/>
        </w:rPr>
      </w:pPr>
      <w:ins w:id="174" w:author="Unknown">
        <w:r w:rsidRPr="003501C7">
          <w:rPr>
            <w:rFonts w:ascii="Courier New" w:eastAsia="Times New Roman" w:hAnsi="Courier New" w:cs="Courier New"/>
            <w:color w:val="696969"/>
            <w:sz w:val="20"/>
            <w:szCs w:val="20"/>
            <w:lang w:eastAsia="es-PE"/>
          </w:rPr>
          <w:t xml:space="preserve">      -w key   : clave WEP de la red escogida en hex</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75" w:author="Unknown"/>
          <w:rFonts w:ascii="Courier New" w:eastAsia="Times New Roman" w:hAnsi="Courier New" w:cs="Courier New"/>
          <w:color w:val="696969"/>
          <w:sz w:val="20"/>
          <w:szCs w:val="20"/>
          <w:lang w:eastAsia="es-PE"/>
        </w:rPr>
      </w:pPr>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76" w:author="Unknown"/>
          <w:rFonts w:ascii="Courier New" w:eastAsia="Times New Roman" w:hAnsi="Courier New" w:cs="Courier New"/>
          <w:color w:val="696969"/>
          <w:sz w:val="20"/>
          <w:szCs w:val="20"/>
          <w:lang w:val="en-US" w:eastAsia="es-PE"/>
        </w:rPr>
      </w:pPr>
      <w:ins w:id="177" w:author="Unknown">
        <w:r w:rsidRPr="003501C7">
          <w:rPr>
            <w:rFonts w:ascii="Courier New" w:eastAsia="Times New Roman" w:hAnsi="Courier New" w:cs="Courier New"/>
            <w:color w:val="696969"/>
            <w:sz w:val="20"/>
            <w:szCs w:val="20"/>
            <w:lang w:eastAsia="es-PE"/>
          </w:rPr>
          <w:t xml:space="preserve">  </w:t>
        </w:r>
        <w:r w:rsidRPr="003501C7">
          <w:rPr>
            <w:rFonts w:ascii="Courier New" w:eastAsia="Times New Roman" w:hAnsi="Courier New" w:cs="Courier New"/>
            <w:color w:val="696969"/>
            <w:sz w:val="20"/>
            <w:szCs w:val="20"/>
            <w:lang w:val="en-US" w:eastAsia="es-PE"/>
          </w:rPr>
          <w:t>ejemplos:</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78" w:author="Unknown"/>
          <w:rFonts w:ascii="Courier New" w:eastAsia="Times New Roman" w:hAnsi="Courier New" w:cs="Courier New"/>
          <w:color w:val="696969"/>
          <w:sz w:val="20"/>
          <w:szCs w:val="20"/>
          <w:lang w:val="en-US" w:eastAsia="es-PE"/>
        </w:rPr>
      </w:pPr>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79" w:author="Unknown"/>
          <w:rFonts w:ascii="Courier New" w:eastAsia="Times New Roman" w:hAnsi="Courier New" w:cs="Courier New"/>
          <w:color w:val="696969"/>
          <w:sz w:val="20"/>
          <w:szCs w:val="20"/>
          <w:lang w:val="en-US" w:eastAsia="es-PE"/>
        </w:rPr>
      </w:pPr>
      <w:ins w:id="180" w:author="Unknown">
        <w:r w:rsidRPr="003501C7">
          <w:rPr>
            <w:rFonts w:ascii="Courier New" w:eastAsia="Times New Roman" w:hAnsi="Courier New" w:cs="Courier New"/>
            <w:color w:val="696969"/>
            <w:sz w:val="20"/>
            <w:szCs w:val="20"/>
            <w:lang w:val="en-US" w:eastAsia="es-PE"/>
          </w:rPr>
          <w:lastRenderedPageBreak/>
          <w:t xml:space="preserve">  airdecap-ng -b 00:09:5B:10:BC:5A open-network.cap</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181" w:author="Unknown"/>
          <w:rFonts w:ascii="Courier New" w:eastAsia="Times New Roman" w:hAnsi="Courier New" w:cs="Courier New"/>
          <w:color w:val="696969"/>
          <w:sz w:val="20"/>
          <w:szCs w:val="20"/>
          <w:lang w:eastAsia="es-PE"/>
        </w:rPr>
      </w:pPr>
      <w:ins w:id="182" w:author="Unknown">
        <w:r w:rsidRPr="003501C7">
          <w:rPr>
            <w:rFonts w:ascii="Courier New" w:eastAsia="Times New Roman" w:hAnsi="Courier New" w:cs="Courier New"/>
            <w:color w:val="696969"/>
            <w:sz w:val="20"/>
            <w:szCs w:val="20"/>
            <w:lang w:val="en-US" w:eastAsia="es-PE"/>
          </w:rPr>
          <w:t xml:space="preserve">  </w:t>
        </w:r>
        <w:proofErr w:type="gramStart"/>
        <w:r w:rsidRPr="003501C7">
          <w:rPr>
            <w:rFonts w:ascii="Courier New" w:eastAsia="Times New Roman" w:hAnsi="Courier New" w:cs="Courier New"/>
            <w:color w:val="696969"/>
            <w:sz w:val="20"/>
            <w:szCs w:val="20"/>
            <w:lang w:eastAsia="es-PE"/>
          </w:rPr>
          <w:t>airdecap-ng</w:t>
        </w:r>
        <w:proofErr w:type="gramEnd"/>
        <w:r w:rsidRPr="003501C7">
          <w:rPr>
            <w:rFonts w:ascii="Courier New" w:eastAsia="Times New Roman" w:hAnsi="Courier New" w:cs="Courier New"/>
            <w:color w:val="696969"/>
            <w:sz w:val="20"/>
            <w:szCs w:val="20"/>
            <w:lang w:eastAsia="es-PE"/>
          </w:rPr>
          <w:t xml:space="preserve"> -w 11A3E229084349BC25D97E2939 wep.cap</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ins w:id="183" w:author="Unknown"/>
          <w:rFonts w:ascii="Courier New" w:eastAsia="Times New Roman" w:hAnsi="Courier New" w:cs="Courier New"/>
          <w:color w:val="696969"/>
          <w:sz w:val="20"/>
          <w:szCs w:val="20"/>
          <w:lang w:eastAsia="es-PE"/>
        </w:rPr>
      </w:pPr>
      <w:ins w:id="184" w:author="Unknown">
        <w:r w:rsidRPr="003501C7">
          <w:rPr>
            <w:rFonts w:ascii="Courier New" w:eastAsia="Times New Roman" w:hAnsi="Courier New" w:cs="Courier New"/>
            <w:color w:val="696969"/>
            <w:sz w:val="20"/>
            <w:szCs w:val="20"/>
            <w:lang w:eastAsia="es-PE"/>
          </w:rPr>
          <w:t xml:space="preserve">  </w:t>
        </w:r>
        <w:proofErr w:type="gramStart"/>
        <w:r w:rsidRPr="003501C7">
          <w:rPr>
            <w:rFonts w:ascii="Courier New" w:eastAsia="Times New Roman" w:hAnsi="Courier New" w:cs="Courier New"/>
            <w:color w:val="696969"/>
            <w:sz w:val="20"/>
            <w:szCs w:val="20"/>
            <w:lang w:eastAsia="es-PE"/>
          </w:rPr>
          <w:t>airdecap-ng</w:t>
        </w:r>
        <w:proofErr w:type="gramEnd"/>
        <w:r w:rsidRPr="003501C7">
          <w:rPr>
            <w:rFonts w:ascii="Courier New" w:eastAsia="Times New Roman" w:hAnsi="Courier New" w:cs="Courier New"/>
            <w:color w:val="696969"/>
            <w:sz w:val="20"/>
            <w:szCs w:val="20"/>
            <w:lang w:eastAsia="es-PE"/>
          </w:rPr>
          <w:t xml:space="preserve"> -e "el ssid" -p contraseña  tkip.cap</w:t>
        </w:r>
      </w:ins>
    </w:p>
    <w:bookmarkStart w:id="185" w:name="q160"/>
    <w:p w:rsidR="003501C7" w:rsidRPr="003501C7" w:rsidRDefault="003501C7" w:rsidP="003501C7">
      <w:pPr>
        <w:shd w:val="clear" w:color="auto" w:fill="FFFFFF"/>
        <w:spacing w:after="300" w:line="240" w:lineRule="auto"/>
        <w:rPr>
          <w:ins w:id="186" w:author="Unknown"/>
          <w:rFonts w:ascii="Trebuchet MS" w:eastAsia="Times New Roman" w:hAnsi="Trebuchet MS" w:cs="Times New Roman"/>
          <w:color w:val="696969"/>
          <w:sz w:val="24"/>
          <w:szCs w:val="24"/>
          <w:lang w:eastAsia="es-PE"/>
        </w:rPr>
      </w:pPr>
      <w:ins w:id="187" w:author="Unknown">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"q160" </w:instrText>
        </w:r>
        <w:r w:rsidRPr="003501C7">
          <w:rPr>
            <w:rFonts w:ascii="Trebuchet MS" w:eastAsia="Times New Roman" w:hAnsi="Trebuchet MS" w:cs="Times New Roman"/>
            <w:color w:val="696969"/>
            <w:sz w:val="24"/>
            <w:szCs w:val="24"/>
            <w:lang w:eastAsia="es-PE"/>
          </w:rPr>
          <w:fldChar w:fldCharType="separate"/>
        </w:r>
        <w:proofErr w:type="gramStart"/>
        <w:r w:rsidRPr="003501C7">
          <w:rPr>
            <w:rFonts w:ascii="Trebuchet MS" w:eastAsia="Times New Roman" w:hAnsi="Trebuchet MS" w:cs="Times New Roman"/>
            <w:color w:val="0000FF"/>
            <w:sz w:val="18"/>
            <w:szCs w:val="18"/>
            <w:lang w:eastAsia="es-PE"/>
          </w:rPr>
          <w:t>¿ Cómo</w:t>
        </w:r>
        <w:proofErr w:type="gramEnd"/>
        <w:r w:rsidRPr="003501C7">
          <w:rPr>
            <w:rFonts w:ascii="Trebuchet MS" w:eastAsia="Times New Roman" w:hAnsi="Trebuchet MS" w:cs="Times New Roman"/>
            <w:color w:val="0000FF"/>
            <w:sz w:val="18"/>
            <w:szCs w:val="18"/>
            <w:lang w:eastAsia="es-PE"/>
          </w:rPr>
          <w:t xml:space="preserve"> recupero mi clave WEP en Windows ?</w:t>
        </w:r>
        <w:r w:rsidRPr="003501C7">
          <w:rPr>
            <w:rFonts w:ascii="Trebuchet MS" w:eastAsia="Times New Roman" w:hAnsi="Trebuchet MS" w:cs="Times New Roman"/>
            <w:color w:val="696969"/>
            <w:sz w:val="24"/>
            <w:szCs w:val="24"/>
            <w:lang w:eastAsia="es-PE"/>
          </w:rPr>
          <w:fldChar w:fldCharType="end"/>
        </w:r>
        <w:bookmarkEnd w:id="185"/>
      </w:ins>
    </w:p>
    <w:p w:rsidR="003501C7" w:rsidRPr="003501C7" w:rsidRDefault="003501C7" w:rsidP="003501C7">
      <w:pPr>
        <w:shd w:val="clear" w:color="auto" w:fill="FFFFFF"/>
        <w:spacing w:after="300" w:line="240" w:lineRule="auto"/>
        <w:rPr>
          <w:ins w:id="188" w:author="Unknown"/>
          <w:rFonts w:ascii="Trebuchet MS" w:eastAsia="Times New Roman" w:hAnsi="Trebuchet MS" w:cs="Times New Roman"/>
          <w:color w:val="696969"/>
          <w:sz w:val="24"/>
          <w:szCs w:val="24"/>
          <w:lang w:eastAsia="es-PE"/>
        </w:rPr>
      </w:pPr>
      <w:ins w:id="189" w:author="Unknown">
        <w:r w:rsidRPr="003501C7">
          <w:rPr>
            <w:rFonts w:ascii="Trebuchet MS" w:eastAsia="Times New Roman" w:hAnsi="Trebuchet MS" w:cs="Times New Roman"/>
            <w:color w:val="696969"/>
            <w:sz w:val="24"/>
            <w:szCs w:val="24"/>
            <w:lang w:eastAsia="es-PE"/>
          </w:rPr>
          <w:t>Puedes usar el programa WZCOOK que recupera las claves WEP de la utilidad de XP Wireless Zero Configuration. Éste es un software experimental, por lo que puede que funcione y puede que no, dependiendo del nivel de service pack que tengas.</w:t>
        </w:r>
      </w:ins>
    </w:p>
    <w:bookmarkStart w:id="190" w:name="q170"/>
    <w:p w:rsidR="003501C7" w:rsidRPr="003501C7" w:rsidRDefault="003501C7" w:rsidP="003501C7">
      <w:pPr>
        <w:shd w:val="clear" w:color="auto" w:fill="FFFFFF"/>
        <w:spacing w:after="300" w:line="240" w:lineRule="auto"/>
        <w:rPr>
          <w:ins w:id="191" w:author="Unknown"/>
          <w:rFonts w:ascii="Trebuchet MS" w:eastAsia="Times New Roman" w:hAnsi="Trebuchet MS" w:cs="Times New Roman"/>
          <w:color w:val="696969"/>
          <w:sz w:val="24"/>
          <w:szCs w:val="24"/>
          <w:lang w:eastAsia="es-PE"/>
        </w:rPr>
      </w:pPr>
      <w:ins w:id="192" w:author="Unknown">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"q170"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 xml:space="preserve">¿Recupera WZCOOK también claves </w:t>
        </w:r>
        <w:proofErr w:type="gramStart"/>
        <w:r w:rsidRPr="003501C7">
          <w:rPr>
            <w:rFonts w:ascii="Trebuchet MS" w:eastAsia="Times New Roman" w:hAnsi="Trebuchet MS" w:cs="Times New Roman"/>
            <w:color w:val="0000FF"/>
            <w:sz w:val="18"/>
            <w:szCs w:val="18"/>
            <w:lang w:eastAsia="es-PE"/>
          </w:rPr>
          <w:t>WPA ?</w:t>
        </w:r>
        <w:proofErr w:type="gramEnd"/>
        <w:r w:rsidRPr="003501C7">
          <w:rPr>
            <w:rFonts w:ascii="Trebuchet MS" w:eastAsia="Times New Roman" w:hAnsi="Trebuchet MS" w:cs="Times New Roman"/>
            <w:color w:val="696969"/>
            <w:sz w:val="24"/>
            <w:szCs w:val="24"/>
            <w:lang w:eastAsia="es-PE"/>
          </w:rPr>
          <w:fldChar w:fldCharType="end"/>
        </w:r>
        <w:bookmarkEnd w:id="190"/>
      </w:ins>
    </w:p>
    <w:p w:rsidR="003501C7" w:rsidRPr="003501C7" w:rsidRDefault="003501C7" w:rsidP="003501C7">
      <w:pPr>
        <w:shd w:val="clear" w:color="auto" w:fill="FFFFFF"/>
        <w:spacing w:after="300" w:line="240" w:lineRule="auto"/>
        <w:rPr>
          <w:ins w:id="193" w:author="Unknown"/>
          <w:rFonts w:ascii="Trebuchet MS" w:eastAsia="Times New Roman" w:hAnsi="Trebuchet MS" w:cs="Times New Roman"/>
          <w:color w:val="696969"/>
          <w:sz w:val="24"/>
          <w:szCs w:val="24"/>
          <w:lang w:eastAsia="es-PE"/>
        </w:rPr>
      </w:pPr>
      <w:ins w:id="194" w:author="Unknown">
        <w:r w:rsidRPr="003501C7">
          <w:rPr>
            <w:rFonts w:ascii="Trebuchet MS" w:eastAsia="Times New Roman" w:hAnsi="Trebuchet MS" w:cs="Times New Roman"/>
            <w:color w:val="696969"/>
            <w:sz w:val="24"/>
            <w:szCs w:val="24"/>
            <w:lang w:eastAsia="es-PE"/>
          </w:rPr>
          <w:t>WZCOOK mostrará el PMK (Pairwise Master Key), un valor de 256-bit que es el resultado de codificar 8192 veces la contraseña junto con el ESSID y la longitud del ESSID. La contraseña en sí no se puede recuperar -- de todos modos, basta con conocer el PMK para conectar con una red inalámbrica protegida mediante WPA con wpa_supplicant (ver el Windows README). Tu archivo de configuración </w:t>
        </w:r>
        <w:r w:rsidRPr="003501C7">
          <w:rPr>
            <w:rFonts w:ascii="Courier" w:eastAsia="Times New Roman" w:hAnsi="Courier" w:cs="Times New Roman"/>
            <w:color w:val="696969"/>
            <w:sz w:val="24"/>
            <w:szCs w:val="24"/>
            <w:lang w:eastAsia="es-PE"/>
          </w:rPr>
          <w:t>wpa_supplicant.conf</w:t>
        </w:r>
        <w:r w:rsidRPr="003501C7">
          <w:rPr>
            <w:rFonts w:ascii="Trebuchet MS" w:eastAsia="Times New Roman" w:hAnsi="Trebuchet MS" w:cs="Times New Roman"/>
            <w:color w:val="696969"/>
            <w:sz w:val="24"/>
            <w:szCs w:val="24"/>
            <w:lang w:eastAsia="es-PE"/>
          </w:rPr>
          <w:t> debería quedar así:</w:t>
        </w:r>
      </w:ins>
    </w:p>
    <w:p w:rsidR="003501C7" w:rsidRPr="003501C7" w:rsidRDefault="003501C7" w:rsidP="003501C7">
      <w:pPr>
        <w:shd w:val="clear" w:color="auto" w:fill="FFFFFF"/>
        <w:spacing w:after="300" w:line="240" w:lineRule="auto"/>
        <w:rPr>
          <w:ins w:id="195" w:author="Unknown"/>
          <w:rFonts w:ascii="Trebuchet MS" w:eastAsia="Times New Roman" w:hAnsi="Trebuchet MS" w:cs="Times New Roman"/>
          <w:color w:val="696969"/>
          <w:sz w:val="24"/>
          <w:szCs w:val="24"/>
          <w:lang w:eastAsia="es-PE"/>
        </w:rPr>
      </w:pPr>
      <w:proofErr w:type="gramStart"/>
      <w:ins w:id="196" w:author="Unknown">
        <w:r w:rsidRPr="003501C7">
          <w:rPr>
            <w:rFonts w:ascii="Courier" w:eastAsia="Times New Roman" w:hAnsi="Courier" w:cs="Times New Roman"/>
            <w:color w:val="696969"/>
            <w:sz w:val="24"/>
            <w:szCs w:val="24"/>
            <w:lang w:eastAsia="es-PE"/>
          </w:rPr>
          <w:t>network</w:t>
        </w:r>
        <w:proofErr w:type="gramEnd"/>
        <w:r w:rsidRPr="003501C7">
          <w:rPr>
            <w:rFonts w:ascii="Courier" w:eastAsia="Times New Roman" w:hAnsi="Courier" w:cs="Times New Roman"/>
            <w:color w:val="696969"/>
            <w:sz w:val="24"/>
            <w:szCs w:val="24"/>
            <w:lang w:eastAsia="es-PE"/>
          </w:rPr>
          <w:t>={ </w:t>
        </w:r>
        <w:r w:rsidRPr="003501C7">
          <w:rPr>
            <w:rFonts w:ascii="Courier" w:eastAsia="Times New Roman" w:hAnsi="Courier" w:cs="Times New Roman"/>
            <w:color w:val="696969"/>
            <w:sz w:val="24"/>
            <w:szCs w:val="24"/>
            <w:lang w:eastAsia="es-PE"/>
          </w:rPr>
          <w:br/>
          <w:t>    ssid="mi_essid" </w:t>
        </w:r>
        <w:r w:rsidRPr="003501C7">
          <w:rPr>
            <w:rFonts w:ascii="Courier" w:eastAsia="Times New Roman" w:hAnsi="Courier" w:cs="Times New Roman"/>
            <w:color w:val="696969"/>
            <w:sz w:val="24"/>
            <w:szCs w:val="24"/>
            <w:lang w:eastAsia="es-PE"/>
          </w:rPr>
          <w:br/>
          <w:t>    pmk=5c9597f3c8245907ea71a89d[...]9d39d08e </w:t>
        </w:r>
        <w:r w:rsidRPr="003501C7">
          <w:rPr>
            <w:rFonts w:ascii="Courier" w:eastAsia="Times New Roman" w:hAnsi="Courier" w:cs="Times New Roman"/>
            <w:color w:val="696969"/>
            <w:sz w:val="24"/>
            <w:szCs w:val="24"/>
            <w:lang w:eastAsia="es-PE"/>
          </w:rPr>
          <w:br/>
          <w:t>}</w:t>
        </w:r>
      </w:ins>
    </w:p>
    <w:bookmarkStart w:id="197" w:name="q188"/>
    <w:p w:rsidR="003501C7" w:rsidRPr="003501C7" w:rsidRDefault="003501C7" w:rsidP="003501C7">
      <w:pPr>
        <w:shd w:val="clear" w:color="auto" w:fill="FFFFFF"/>
        <w:spacing w:after="300" w:line="240" w:lineRule="auto"/>
        <w:rPr>
          <w:ins w:id="198" w:author="Unknown"/>
          <w:rFonts w:ascii="Trebuchet MS" w:eastAsia="Times New Roman" w:hAnsi="Trebuchet MS" w:cs="Times New Roman"/>
          <w:color w:val="696969"/>
          <w:sz w:val="24"/>
          <w:szCs w:val="24"/>
          <w:lang w:eastAsia="es-PE"/>
        </w:rPr>
      </w:pPr>
      <w:ins w:id="199" w:author="Unknown">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"q188"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El controlador no compila.</w:t>
        </w:r>
        <w:r w:rsidRPr="003501C7">
          <w:rPr>
            <w:rFonts w:ascii="Trebuchet MS" w:eastAsia="Times New Roman" w:hAnsi="Trebuchet MS" w:cs="Times New Roman"/>
            <w:color w:val="696969"/>
            <w:sz w:val="24"/>
            <w:szCs w:val="24"/>
            <w:lang w:eastAsia="es-PE"/>
          </w:rPr>
          <w:fldChar w:fldCharType="end"/>
        </w:r>
        <w:bookmarkEnd w:id="197"/>
      </w:ins>
    </w:p>
    <w:p w:rsidR="003501C7" w:rsidRPr="003501C7" w:rsidRDefault="003501C7" w:rsidP="003501C7">
      <w:pPr>
        <w:shd w:val="clear" w:color="auto" w:fill="FFFFFF"/>
        <w:spacing w:after="300" w:line="240" w:lineRule="auto"/>
        <w:rPr>
          <w:ins w:id="200" w:author="Unknown"/>
          <w:rFonts w:ascii="Trebuchet MS" w:eastAsia="Times New Roman" w:hAnsi="Trebuchet MS" w:cs="Times New Roman"/>
          <w:color w:val="696969"/>
          <w:sz w:val="24"/>
          <w:szCs w:val="24"/>
          <w:lang w:eastAsia="es-PE"/>
        </w:rPr>
      </w:pPr>
      <w:ins w:id="201" w:author="Unknown">
        <w:r w:rsidRPr="003501C7">
          <w:rPr>
            <w:rFonts w:ascii="Trebuchet MS" w:eastAsia="Times New Roman" w:hAnsi="Trebuchet MS" w:cs="Times New Roman"/>
            <w:color w:val="696969"/>
            <w:sz w:val="24"/>
            <w:szCs w:val="24"/>
            <w:lang w:eastAsia="es-PE"/>
          </w:rPr>
          <w:t xml:space="preserve">Esto normalmente ocurre cuando las cabeceras no coinciden con el kernel que estás usando. En esta situación simplemente recompila un kernel nuevo, instálalo y reinicia. Luego, prueba otra vez a compilar el controlador. Cada día es </w:t>
        </w:r>
        <w:proofErr w:type="gramStart"/>
        <w:r w:rsidRPr="003501C7">
          <w:rPr>
            <w:rFonts w:ascii="Trebuchet MS" w:eastAsia="Times New Roman" w:hAnsi="Trebuchet MS" w:cs="Times New Roman"/>
            <w:color w:val="696969"/>
            <w:sz w:val="24"/>
            <w:szCs w:val="24"/>
            <w:lang w:eastAsia="es-PE"/>
          </w:rPr>
          <w:t>mas</w:t>
        </w:r>
        <w:proofErr w:type="gramEnd"/>
        <w:r w:rsidRPr="003501C7">
          <w:rPr>
            <w:rFonts w:ascii="Trebuchet MS" w:eastAsia="Times New Roman" w:hAnsi="Trebuchet MS" w:cs="Times New Roman"/>
            <w:color w:val="696969"/>
            <w:sz w:val="24"/>
            <w:szCs w:val="24"/>
            <w:lang w:eastAsia="es-PE"/>
          </w:rPr>
          <w:t xml:space="preserve"> difícil crear una distribución linux compatible con la multitud de dispositivos. Una solución muy buena es unir las </w:t>
        </w:r>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"http://wireless.kernel.org/en/users/Download"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b/>
            <w:bCs/>
            <w:color w:val="0000FF"/>
            <w:sz w:val="18"/>
            <w:szCs w:val="18"/>
            <w:lang w:eastAsia="es-PE"/>
          </w:rPr>
          <w:t>compat-wireless</w:t>
        </w:r>
        <w:r w:rsidRPr="003501C7">
          <w:rPr>
            <w:rFonts w:ascii="Trebuchet MS" w:eastAsia="Times New Roman" w:hAnsi="Trebuchet MS" w:cs="Times New Roman"/>
            <w:color w:val="696969"/>
            <w:sz w:val="24"/>
            <w:szCs w:val="24"/>
            <w:lang w:eastAsia="es-PE"/>
          </w:rPr>
          <w:fldChar w:fldCharType="end"/>
        </w:r>
        <w:r w:rsidRPr="003501C7">
          <w:rPr>
            <w:rFonts w:ascii="Trebuchet MS" w:eastAsia="Times New Roman" w:hAnsi="Trebuchet MS" w:cs="Times New Roman"/>
            <w:color w:val="696969"/>
            <w:sz w:val="24"/>
            <w:szCs w:val="24"/>
            <w:lang w:eastAsia="es-PE"/>
          </w:rPr>
          <w:t>junto a los parches de </w:t>
        </w:r>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"http://patches.aircrack-ng.org/" </w:instrText>
        </w:r>
        <w:r w:rsidRPr="003501C7">
          <w:rPr>
            <w:rFonts w:ascii="Trebuchet MS" w:eastAsia="Times New Roman" w:hAnsi="Trebuchet MS" w:cs="Times New Roman"/>
            <w:color w:val="696969"/>
            <w:sz w:val="24"/>
            <w:szCs w:val="24"/>
            <w:lang w:eastAsia="es-PE"/>
          </w:rPr>
          <w:fldChar w:fldCharType="separate"/>
        </w:r>
        <w:r w:rsidRPr="003501C7">
          <w:rPr>
            <w:rFonts w:ascii="Trebuchet MS" w:eastAsia="Times New Roman" w:hAnsi="Trebuchet MS" w:cs="Times New Roman"/>
            <w:b/>
            <w:bCs/>
            <w:color w:val="344D70"/>
            <w:sz w:val="18"/>
            <w:szCs w:val="18"/>
            <w:lang w:eastAsia="es-PE"/>
          </w:rPr>
          <w:t>la catedral del wireless suite aircrack-ng</w:t>
        </w:r>
        <w:r w:rsidRPr="003501C7">
          <w:rPr>
            <w:rFonts w:ascii="Trebuchet MS" w:eastAsia="Times New Roman" w:hAnsi="Trebuchet MS" w:cs="Times New Roman"/>
            <w:color w:val="696969"/>
            <w:sz w:val="24"/>
            <w:szCs w:val="24"/>
            <w:lang w:eastAsia="es-PE"/>
          </w:rPr>
          <w:fldChar w:fldCharType="end"/>
        </w:r>
      </w:ins>
    </w:p>
    <w:bookmarkStart w:id="202" w:name="q190"/>
    <w:p w:rsidR="003501C7" w:rsidRPr="003501C7" w:rsidRDefault="003501C7" w:rsidP="003501C7">
      <w:pPr>
        <w:shd w:val="clear" w:color="auto" w:fill="FFFFFF"/>
        <w:spacing w:after="300" w:line="240" w:lineRule="auto"/>
        <w:rPr>
          <w:ins w:id="203" w:author="Unknown"/>
          <w:rFonts w:ascii="Trebuchet MS" w:eastAsia="Times New Roman" w:hAnsi="Trebuchet MS" w:cs="Times New Roman"/>
          <w:color w:val="696969"/>
          <w:sz w:val="24"/>
          <w:szCs w:val="24"/>
          <w:lang w:eastAsia="es-PE"/>
        </w:rPr>
      </w:pPr>
      <w:ins w:id="204" w:author="Unknown">
        <w:r w:rsidRPr="003501C7">
          <w:rPr>
            <w:rFonts w:ascii="Trebuchet MS" w:eastAsia="Times New Roman" w:hAnsi="Trebuchet MS" w:cs="Times New Roman"/>
            <w:color w:val="696969"/>
            <w:sz w:val="24"/>
            <w:szCs w:val="24"/>
            <w:lang w:eastAsia="es-PE"/>
          </w:rPr>
          <w:fldChar w:fldCharType="begin"/>
        </w:r>
        <w:r w:rsidRPr="003501C7">
          <w:rPr>
            <w:rFonts w:ascii="Trebuchet MS" w:eastAsia="Times New Roman" w:hAnsi="Trebuchet MS" w:cs="Times New Roman"/>
            <w:color w:val="696969"/>
            <w:sz w:val="24"/>
            <w:szCs w:val="24"/>
            <w:lang w:eastAsia="es-PE"/>
          </w:rPr>
          <w:instrText xml:space="preserve"> HYPERLINK "http://www.seguridadwireless.net/hwagm/traduccion-aircrack-ng.html" \l "q190" </w:instrText>
        </w:r>
        <w:r w:rsidRPr="003501C7">
          <w:rPr>
            <w:rFonts w:ascii="Trebuchet MS" w:eastAsia="Times New Roman" w:hAnsi="Trebuchet MS" w:cs="Times New Roman"/>
            <w:color w:val="696969"/>
            <w:sz w:val="24"/>
            <w:szCs w:val="24"/>
            <w:lang w:eastAsia="es-PE"/>
          </w:rPr>
          <w:fldChar w:fldCharType="separate"/>
        </w:r>
        <w:proofErr w:type="gramStart"/>
        <w:r w:rsidRPr="003501C7">
          <w:rPr>
            <w:rFonts w:ascii="Trebuchet MS" w:eastAsia="Times New Roman" w:hAnsi="Trebuchet MS" w:cs="Times New Roman"/>
            <w:color w:val="0000FF"/>
            <w:sz w:val="18"/>
            <w:szCs w:val="18"/>
            <w:lang w:eastAsia="es-PE"/>
          </w:rPr>
          <w:t>¿ Cómo</w:t>
        </w:r>
        <w:proofErr w:type="gramEnd"/>
        <w:r w:rsidRPr="003501C7">
          <w:rPr>
            <w:rFonts w:ascii="Trebuchet MS" w:eastAsia="Times New Roman" w:hAnsi="Trebuchet MS" w:cs="Times New Roman"/>
            <w:color w:val="0000FF"/>
            <w:sz w:val="18"/>
            <w:szCs w:val="18"/>
            <w:lang w:eastAsia="es-PE"/>
          </w:rPr>
          <w:t xml:space="preserve"> uso aireplay-ng ?</w:t>
        </w:r>
        <w:r w:rsidRPr="003501C7">
          <w:rPr>
            <w:rFonts w:ascii="Trebuchet MS" w:eastAsia="Times New Roman" w:hAnsi="Trebuchet MS" w:cs="Times New Roman"/>
            <w:color w:val="696969"/>
            <w:sz w:val="24"/>
            <w:szCs w:val="24"/>
            <w:lang w:eastAsia="es-PE"/>
          </w:rPr>
          <w:fldChar w:fldCharType="end"/>
        </w:r>
        <w:bookmarkEnd w:id="202"/>
      </w:ins>
    </w:p>
    <w:p w:rsidR="003501C7" w:rsidRPr="003501C7" w:rsidRDefault="003501C7" w:rsidP="003501C7">
      <w:pPr>
        <w:shd w:val="clear" w:color="auto" w:fill="FFFFFF"/>
        <w:spacing w:after="300" w:line="240" w:lineRule="auto"/>
        <w:rPr>
          <w:ins w:id="205" w:author="Unknown"/>
          <w:rFonts w:ascii="Trebuchet MS" w:eastAsia="Times New Roman" w:hAnsi="Trebuchet MS" w:cs="Times New Roman"/>
          <w:color w:val="696969"/>
          <w:sz w:val="24"/>
          <w:szCs w:val="24"/>
          <w:lang w:eastAsia="es-PE"/>
        </w:rPr>
      </w:pPr>
      <w:ins w:id="206" w:author="Unknown">
        <w:r w:rsidRPr="003501C7">
          <w:rPr>
            <w:rFonts w:ascii="Trebuchet MS" w:eastAsia="Times New Roman" w:hAnsi="Trebuchet MS" w:cs="Times New Roman"/>
            <w:color w:val="696969"/>
            <w:sz w:val="24"/>
            <w:szCs w:val="24"/>
            <w:lang w:eastAsia="es-PE"/>
          </w:rPr>
          <w:t xml:space="preserve">Si el controlador está correctamente parcheado, aireplay-ng es capaz de inyectar paquetes 802.11 en modo Monitor en bruto; fundamentalmente implementa un conjunto principal de 5 ataques </w:t>
        </w:r>
        <w:proofErr w:type="gramStart"/>
        <w:r w:rsidRPr="003501C7">
          <w:rPr>
            <w:rFonts w:ascii="Trebuchet MS" w:eastAsia="Times New Roman" w:hAnsi="Trebuchet MS" w:cs="Times New Roman"/>
            <w:color w:val="696969"/>
            <w:sz w:val="24"/>
            <w:szCs w:val="24"/>
            <w:lang w:eastAsia="es-PE"/>
          </w:rPr>
          <w:t>diferentes .</w:t>
        </w:r>
        <w:proofErr w:type="gramEnd"/>
      </w:ins>
    </w:p>
    <w:p w:rsidR="003501C7" w:rsidRPr="003501C7" w:rsidRDefault="003501C7" w:rsidP="003501C7">
      <w:pPr>
        <w:shd w:val="clear" w:color="auto" w:fill="FFFFFF"/>
        <w:spacing w:after="300" w:line="240" w:lineRule="auto"/>
        <w:rPr>
          <w:ins w:id="207" w:author="Unknown"/>
          <w:rFonts w:ascii="Trebuchet MS" w:eastAsia="Times New Roman" w:hAnsi="Trebuchet MS" w:cs="Times New Roman"/>
          <w:color w:val="696969"/>
          <w:sz w:val="24"/>
          <w:szCs w:val="24"/>
          <w:lang w:eastAsia="es-PE"/>
        </w:rPr>
      </w:pPr>
      <w:ins w:id="208" w:author="Unknown">
        <w:r w:rsidRPr="003501C7">
          <w:rPr>
            <w:rFonts w:ascii="Trebuchet MS" w:eastAsia="Times New Roman" w:hAnsi="Trebuchet MS" w:cs="Times New Roman"/>
            <w:color w:val="696969"/>
            <w:sz w:val="24"/>
            <w:szCs w:val="24"/>
            <w:lang w:eastAsia="es-PE"/>
          </w:rPr>
          <w:t>Si recibes el mensaje "</w:t>
        </w:r>
        <w:proofErr w:type="gramStart"/>
        <w:r w:rsidRPr="003501C7">
          <w:rPr>
            <w:rFonts w:ascii="Courier" w:eastAsia="Times New Roman" w:hAnsi="Courier" w:cs="Times New Roman"/>
            <w:color w:val="696969"/>
            <w:sz w:val="24"/>
            <w:szCs w:val="24"/>
            <w:lang w:eastAsia="es-PE"/>
          </w:rPr>
          <w:t>ioctl(</w:t>
        </w:r>
        <w:proofErr w:type="gramEnd"/>
        <w:r w:rsidRPr="003501C7">
          <w:rPr>
            <w:rFonts w:ascii="Courier" w:eastAsia="Times New Roman" w:hAnsi="Courier" w:cs="Times New Roman"/>
            <w:color w:val="696969"/>
            <w:sz w:val="24"/>
            <w:szCs w:val="24"/>
            <w:lang w:eastAsia="es-PE"/>
          </w:rPr>
          <w:t>SIOCGIFINDEX) failed: No such device</w:t>
        </w:r>
        <w:r w:rsidRPr="003501C7">
          <w:rPr>
            <w:rFonts w:ascii="Trebuchet MS" w:eastAsia="Times New Roman" w:hAnsi="Trebuchet MS" w:cs="Times New Roman"/>
            <w:color w:val="696969"/>
            <w:sz w:val="24"/>
            <w:szCs w:val="24"/>
            <w:lang w:eastAsia="es-PE"/>
          </w:rPr>
          <w:t>", revisa que el nombre de tu dispositivo es correcto y que no has olvidado un parámetro en la línea de comandos.</w:t>
        </w:r>
      </w:ins>
    </w:p>
    <w:p w:rsidR="003501C7" w:rsidRPr="003501C7" w:rsidRDefault="003501C7" w:rsidP="003501C7">
      <w:pPr>
        <w:shd w:val="clear" w:color="auto" w:fill="FFFFFF"/>
        <w:spacing w:after="300" w:line="240" w:lineRule="auto"/>
        <w:rPr>
          <w:ins w:id="209" w:author="Unknown"/>
          <w:rFonts w:ascii="Trebuchet MS" w:eastAsia="Times New Roman" w:hAnsi="Trebuchet MS" w:cs="Times New Roman"/>
          <w:color w:val="696969"/>
          <w:sz w:val="24"/>
          <w:szCs w:val="24"/>
          <w:lang w:eastAsia="es-PE"/>
        </w:rPr>
      </w:pPr>
      <w:ins w:id="210" w:author="Unknown">
        <w:r w:rsidRPr="003501C7">
          <w:rPr>
            <w:rFonts w:ascii="Trebuchet MS" w:eastAsia="Times New Roman" w:hAnsi="Trebuchet MS" w:cs="Times New Roman"/>
            <w:color w:val="696969"/>
            <w:sz w:val="24"/>
            <w:szCs w:val="24"/>
            <w:lang w:eastAsia="es-PE"/>
          </w:rPr>
          <w:t>En los siguientes ejemplos, 00:13:10:30:24:9C es la dirección MAC del punto de acceso (en el canal 6), y 00:09:5B</w:t>
        </w:r>
        <w:proofErr w:type="gramStart"/>
        <w:r w:rsidRPr="003501C7">
          <w:rPr>
            <w:rFonts w:ascii="Trebuchet MS" w:eastAsia="Times New Roman" w:hAnsi="Trebuchet MS" w:cs="Times New Roman"/>
            <w:color w:val="696969"/>
            <w:sz w:val="24"/>
            <w:szCs w:val="24"/>
            <w:lang w:eastAsia="es-PE"/>
          </w:rPr>
          <w:t>:EB:C5:2B</w:t>
        </w:r>
        <w:proofErr w:type="gramEnd"/>
        <w:r w:rsidRPr="003501C7">
          <w:rPr>
            <w:rFonts w:ascii="Trebuchet MS" w:eastAsia="Times New Roman" w:hAnsi="Trebuchet MS" w:cs="Times New Roman"/>
            <w:color w:val="696969"/>
            <w:sz w:val="24"/>
            <w:szCs w:val="24"/>
            <w:lang w:eastAsia="es-PE"/>
          </w:rPr>
          <w:t xml:space="preserve"> es la dirección MAC de un cliente inalámbrico.</w:t>
        </w:r>
      </w:ins>
    </w:p>
    <w:bookmarkStart w:id="211" w:name="q191"/>
    <w:p w:rsidR="003501C7" w:rsidRPr="003501C7" w:rsidRDefault="003501C7" w:rsidP="003501C7">
      <w:pPr>
        <w:numPr>
          <w:ilvl w:val="0"/>
          <w:numId w:val="6"/>
        </w:numPr>
        <w:shd w:val="clear" w:color="auto" w:fill="FFFFFF"/>
        <w:spacing w:before="100" w:beforeAutospacing="1" w:after="100" w:afterAutospacing="1" w:line="240" w:lineRule="auto"/>
        <w:ind w:left="2160"/>
        <w:rPr>
          <w:ins w:id="212" w:author="Unknown"/>
          <w:rFonts w:ascii="Trebuchet MS" w:eastAsia="Times New Roman" w:hAnsi="Trebuchet MS" w:cs="Times New Roman"/>
          <w:color w:val="696969"/>
          <w:sz w:val="24"/>
          <w:szCs w:val="24"/>
          <w:lang w:eastAsia="es-PE"/>
        </w:rPr>
      </w:pPr>
      <w:ins w:id="213" w:author="Unknown">
        <w:r w:rsidRPr="003501C7">
          <w:rPr>
            <w:rFonts w:ascii="Trebuchet MS" w:eastAsia="Times New Roman" w:hAnsi="Trebuchet MS" w:cs="Times New Roman"/>
            <w:b/>
            <w:bCs/>
            <w:color w:val="696969"/>
            <w:sz w:val="24"/>
            <w:szCs w:val="24"/>
            <w:lang w:eastAsia="es-PE"/>
          </w:rPr>
          <w:lastRenderedPageBreak/>
          <w:fldChar w:fldCharType="begin"/>
        </w:r>
        <w:r w:rsidRPr="003501C7">
          <w:rPr>
            <w:rFonts w:ascii="Trebuchet MS" w:eastAsia="Times New Roman" w:hAnsi="Trebuchet MS" w:cs="Times New Roman"/>
            <w:b/>
            <w:bCs/>
            <w:color w:val="696969"/>
            <w:sz w:val="24"/>
            <w:szCs w:val="24"/>
            <w:lang w:eastAsia="es-PE"/>
          </w:rPr>
          <w:instrText xml:space="preserve"> HYPERLINK "http://www.seguridadwireless.net/hwagm/traduccion-aircrack-ng.html" \l "q191" </w:instrText>
        </w:r>
        <w:r w:rsidRPr="003501C7">
          <w:rPr>
            <w:rFonts w:ascii="Trebuchet MS" w:eastAsia="Times New Roman" w:hAnsi="Trebuchet MS" w:cs="Times New Roman"/>
            <w:b/>
            <w:bCs/>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Ataque 0: desautenticación</w:t>
        </w:r>
        <w:r w:rsidRPr="003501C7">
          <w:rPr>
            <w:rFonts w:ascii="Trebuchet MS" w:eastAsia="Times New Roman" w:hAnsi="Trebuchet MS" w:cs="Times New Roman"/>
            <w:b/>
            <w:bCs/>
            <w:color w:val="696969"/>
            <w:sz w:val="24"/>
            <w:szCs w:val="24"/>
            <w:lang w:eastAsia="es-PE"/>
          </w:rPr>
          <w:fldChar w:fldCharType="end"/>
        </w:r>
        <w:bookmarkEnd w:id="211"/>
      </w:ins>
    </w:p>
    <w:p w:rsidR="003501C7" w:rsidRPr="003501C7" w:rsidRDefault="003501C7" w:rsidP="003501C7">
      <w:pPr>
        <w:shd w:val="clear" w:color="auto" w:fill="FFFFFF"/>
        <w:spacing w:after="300" w:line="240" w:lineRule="auto"/>
        <w:ind w:left="2160"/>
        <w:rPr>
          <w:ins w:id="214" w:author="Unknown"/>
          <w:rFonts w:ascii="Trebuchet MS" w:eastAsia="Times New Roman" w:hAnsi="Trebuchet MS" w:cs="Times New Roman"/>
          <w:color w:val="696969"/>
          <w:sz w:val="24"/>
          <w:szCs w:val="24"/>
          <w:lang w:eastAsia="es-PE"/>
        </w:rPr>
      </w:pPr>
      <w:ins w:id="215" w:author="Unknown">
        <w:r w:rsidRPr="003501C7">
          <w:rPr>
            <w:rFonts w:ascii="Trebuchet MS" w:eastAsia="Times New Roman" w:hAnsi="Trebuchet MS" w:cs="Times New Roman"/>
            <w:color w:val="696969"/>
            <w:sz w:val="24"/>
            <w:szCs w:val="24"/>
            <w:lang w:eastAsia="es-PE"/>
          </w:rPr>
          <w:t>Este ataque es probablemente el más útil para recuperar un ESSID oculto (no difundido) y para capturar "saludos" WPA forzando a los clientes a reautentificarse. También puede ser usado para generar peticiones ARP en tanto que los clientes Windows a veces vacían su cache de ARP cuando son desconectados. Desde luego, este ataque es totalmente inservible si no hay clientes asociados.</w:t>
        </w:r>
      </w:ins>
    </w:p>
    <w:p w:rsidR="003501C7" w:rsidRPr="003501C7" w:rsidRDefault="003501C7" w:rsidP="003501C7">
      <w:pPr>
        <w:shd w:val="clear" w:color="auto" w:fill="FFFFFF"/>
        <w:spacing w:after="300" w:line="240" w:lineRule="auto"/>
        <w:ind w:left="2160"/>
        <w:rPr>
          <w:ins w:id="216" w:author="Unknown"/>
          <w:rFonts w:ascii="Trebuchet MS" w:eastAsia="Times New Roman" w:hAnsi="Trebuchet MS" w:cs="Times New Roman"/>
          <w:color w:val="696969"/>
          <w:sz w:val="24"/>
          <w:szCs w:val="24"/>
          <w:lang w:eastAsia="es-PE"/>
        </w:rPr>
      </w:pPr>
      <w:ins w:id="217" w:author="Unknown">
        <w:r w:rsidRPr="003501C7">
          <w:rPr>
            <w:rFonts w:ascii="Trebuchet MS" w:eastAsia="Times New Roman" w:hAnsi="Trebuchet MS" w:cs="Times New Roman"/>
            <w:b/>
            <w:bCs/>
            <w:color w:val="696969"/>
            <w:sz w:val="24"/>
            <w:szCs w:val="24"/>
            <w:lang w:eastAsia="es-PE"/>
          </w:rPr>
          <w:t>Normalmente es más efectivo fijar como blanco una estación específica usando el parámetro -c.</w:t>
        </w:r>
      </w:ins>
    </w:p>
    <w:p w:rsidR="003501C7" w:rsidRPr="003501C7" w:rsidRDefault="003501C7" w:rsidP="003501C7">
      <w:pPr>
        <w:shd w:val="clear" w:color="auto" w:fill="FFFFFF"/>
        <w:spacing w:after="300" w:line="240" w:lineRule="auto"/>
        <w:ind w:left="2160"/>
        <w:rPr>
          <w:ins w:id="218" w:author="Unknown"/>
          <w:rFonts w:ascii="Trebuchet MS" w:eastAsia="Times New Roman" w:hAnsi="Trebuchet MS" w:cs="Times New Roman"/>
          <w:color w:val="696969"/>
          <w:sz w:val="24"/>
          <w:szCs w:val="24"/>
          <w:lang w:eastAsia="es-PE"/>
        </w:rPr>
      </w:pPr>
      <w:ins w:id="219" w:author="Unknown">
        <w:r w:rsidRPr="003501C7">
          <w:rPr>
            <w:rFonts w:ascii="Trebuchet MS" w:eastAsia="Times New Roman" w:hAnsi="Trebuchet MS" w:cs="Times New Roman"/>
            <w:color w:val="696969"/>
            <w:sz w:val="24"/>
            <w:szCs w:val="24"/>
            <w:lang w:eastAsia="es-PE"/>
          </w:rPr>
          <w:t>Algunos ejemplos:</w:t>
        </w:r>
      </w:ins>
    </w:p>
    <w:p w:rsidR="003501C7" w:rsidRPr="003501C7" w:rsidRDefault="003501C7" w:rsidP="003501C7">
      <w:pPr>
        <w:numPr>
          <w:ilvl w:val="1"/>
          <w:numId w:val="6"/>
        </w:numPr>
        <w:shd w:val="clear" w:color="auto" w:fill="FFFFFF"/>
        <w:spacing w:before="100" w:beforeAutospacing="1" w:after="100" w:afterAutospacing="1" w:line="240" w:lineRule="auto"/>
        <w:ind w:left="2880"/>
        <w:rPr>
          <w:ins w:id="220" w:author="Unknown"/>
          <w:rFonts w:ascii="Trebuchet MS" w:eastAsia="Times New Roman" w:hAnsi="Trebuchet MS" w:cs="Times New Roman"/>
          <w:color w:val="696969"/>
          <w:sz w:val="24"/>
          <w:szCs w:val="24"/>
          <w:lang w:eastAsia="es-PE"/>
        </w:rPr>
      </w:pPr>
      <w:ins w:id="221" w:author="Unknown">
        <w:r w:rsidRPr="003501C7">
          <w:rPr>
            <w:rFonts w:ascii="Trebuchet MS" w:eastAsia="Times New Roman" w:hAnsi="Trebuchet MS" w:cs="Times New Roman"/>
            <w:color w:val="0000FF"/>
            <w:sz w:val="24"/>
            <w:szCs w:val="24"/>
            <w:lang w:eastAsia="es-PE"/>
          </w:rPr>
          <w:t>Captura del "saludo" WPA </w:t>
        </w:r>
      </w:ins>
    </w:p>
    <w:p w:rsidR="003501C7" w:rsidRPr="003501C7" w:rsidRDefault="003501C7" w:rsidP="003501C7">
      <w:pPr>
        <w:numPr>
          <w:ilvl w:val="1"/>
          <w:numId w:val="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ins w:id="222" w:author="Unknown"/>
          <w:rFonts w:ascii="Courier New" w:eastAsia="Times New Roman" w:hAnsi="Courier New" w:cs="Courier New"/>
          <w:color w:val="696969"/>
          <w:sz w:val="20"/>
          <w:szCs w:val="20"/>
          <w:lang w:eastAsia="es-PE"/>
        </w:rPr>
      </w:pPr>
      <w:ins w:id="223" w:author="Unknown">
        <w:r w:rsidRPr="003501C7">
          <w:rPr>
            <w:rFonts w:ascii="Courier New" w:eastAsia="Times New Roman" w:hAnsi="Courier New" w:cs="Courier New"/>
            <w:color w:val="696969"/>
            <w:sz w:val="20"/>
            <w:szCs w:val="20"/>
            <w:lang w:eastAsia="es-PE"/>
          </w:rPr>
          <w:t>airmon-ng start wlan0</w:t>
        </w:r>
      </w:ins>
    </w:p>
    <w:p w:rsidR="003501C7" w:rsidRPr="003501C7" w:rsidRDefault="003501C7" w:rsidP="003501C7">
      <w:pPr>
        <w:numPr>
          <w:ilvl w:val="1"/>
          <w:numId w:val="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ins w:id="224" w:author="Unknown"/>
          <w:rFonts w:ascii="Courier New" w:eastAsia="Times New Roman" w:hAnsi="Courier New" w:cs="Courier New"/>
          <w:color w:val="696969"/>
          <w:sz w:val="20"/>
          <w:szCs w:val="20"/>
          <w:lang w:eastAsia="es-PE"/>
        </w:rPr>
      </w:pPr>
      <w:ins w:id="225" w:author="Unknown">
        <w:r w:rsidRPr="003501C7">
          <w:rPr>
            <w:rFonts w:ascii="Courier New" w:eastAsia="Times New Roman" w:hAnsi="Courier New" w:cs="Courier New"/>
            <w:color w:val="696969"/>
            <w:sz w:val="20"/>
            <w:szCs w:val="20"/>
            <w:lang w:eastAsia="es-PE"/>
          </w:rPr>
          <w:t>airodump-ng mon0 -w out -c 6  </w:t>
        </w:r>
        <w:r w:rsidRPr="003501C7">
          <w:rPr>
            <w:rFonts w:ascii="Courier New" w:eastAsia="Times New Roman" w:hAnsi="Courier New" w:cs="Courier New"/>
            <w:i/>
            <w:iCs/>
            <w:color w:val="696969"/>
            <w:sz w:val="20"/>
            <w:szCs w:val="20"/>
            <w:lang w:eastAsia="es-PE"/>
          </w:rPr>
          <w:t>(cambia a otra consola)</w:t>
        </w:r>
      </w:ins>
    </w:p>
    <w:p w:rsidR="003501C7" w:rsidRPr="003501C7" w:rsidRDefault="003501C7" w:rsidP="003501C7">
      <w:pPr>
        <w:numPr>
          <w:ilvl w:val="1"/>
          <w:numId w:val="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ins w:id="226" w:author="Unknown"/>
          <w:rFonts w:ascii="Courier New" w:eastAsia="Times New Roman" w:hAnsi="Courier New" w:cs="Courier New"/>
          <w:color w:val="696969"/>
          <w:sz w:val="20"/>
          <w:szCs w:val="20"/>
          <w:lang w:val="en-US" w:eastAsia="es-PE"/>
        </w:rPr>
      </w:pPr>
      <w:ins w:id="227" w:author="Unknown">
        <w:r w:rsidRPr="003501C7">
          <w:rPr>
            <w:rFonts w:ascii="Courier New" w:eastAsia="Times New Roman" w:hAnsi="Courier New" w:cs="Courier New"/>
            <w:color w:val="696969"/>
            <w:sz w:val="20"/>
            <w:szCs w:val="20"/>
            <w:lang w:val="en-US" w:eastAsia="es-PE"/>
          </w:rPr>
          <w:t>aireplay-ng -0 5 -a 00:13:10:30:24:9C -c 00:09:5B:EB:C5:2B mon0</w:t>
        </w:r>
      </w:ins>
    </w:p>
    <w:p w:rsidR="003501C7" w:rsidRPr="003501C7" w:rsidRDefault="003501C7" w:rsidP="003501C7">
      <w:pPr>
        <w:numPr>
          <w:ilvl w:val="1"/>
          <w:numId w:val="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ins w:id="228" w:author="Unknown"/>
          <w:rFonts w:ascii="Courier New" w:eastAsia="Times New Roman" w:hAnsi="Courier New" w:cs="Courier New"/>
          <w:color w:val="696969"/>
          <w:sz w:val="20"/>
          <w:szCs w:val="20"/>
          <w:lang w:eastAsia="es-PE"/>
        </w:rPr>
      </w:pPr>
      <w:ins w:id="229" w:author="Unknown">
        <w:r w:rsidRPr="003501C7">
          <w:rPr>
            <w:rFonts w:ascii="Courier New" w:eastAsia="Times New Roman" w:hAnsi="Courier New" w:cs="Courier New"/>
            <w:i/>
            <w:iCs/>
            <w:color w:val="696969"/>
            <w:sz w:val="20"/>
            <w:szCs w:val="20"/>
            <w:lang w:eastAsia="es-PE"/>
          </w:rPr>
          <w:t>(espera unos segundos)</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ins w:id="230" w:author="Unknown"/>
          <w:rFonts w:ascii="Courier New" w:eastAsia="Times New Roman" w:hAnsi="Courier New" w:cs="Courier New"/>
          <w:color w:val="696969"/>
          <w:sz w:val="20"/>
          <w:szCs w:val="20"/>
          <w:lang w:eastAsia="es-PE"/>
        </w:rPr>
      </w:pPr>
      <w:proofErr w:type="gramStart"/>
      <w:ins w:id="231" w:author="Unknown">
        <w:r w:rsidRPr="003501C7">
          <w:rPr>
            <w:rFonts w:ascii="Courier New" w:eastAsia="Times New Roman" w:hAnsi="Courier New" w:cs="Courier New"/>
            <w:color w:val="696969"/>
            <w:sz w:val="20"/>
            <w:szCs w:val="20"/>
            <w:lang w:eastAsia="es-PE"/>
          </w:rPr>
          <w:t>aircrack-ng</w:t>
        </w:r>
        <w:proofErr w:type="gramEnd"/>
        <w:r w:rsidRPr="003501C7">
          <w:rPr>
            <w:rFonts w:ascii="Courier New" w:eastAsia="Times New Roman" w:hAnsi="Courier New" w:cs="Courier New"/>
            <w:color w:val="696969"/>
            <w:sz w:val="20"/>
            <w:szCs w:val="20"/>
            <w:lang w:eastAsia="es-PE"/>
          </w:rPr>
          <w:t xml:space="preserve"> -w /ruta/al/diccionario out.cap</w:t>
        </w:r>
      </w:ins>
    </w:p>
    <w:p w:rsidR="003501C7" w:rsidRPr="003501C7" w:rsidRDefault="003501C7" w:rsidP="003501C7">
      <w:pPr>
        <w:numPr>
          <w:ilvl w:val="1"/>
          <w:numId w:val="6"/>
        </w:numPr>
        <w:shd w:val="clear" w:color="auto" w:fill="FFFFFF"/>
        <w:spacing w:before="100" w:beforeAutospacing="1" w:after="100" w:afterAutospacing="1" w:line="240" w:lineRule="auto"/>
        <w:ind w:left="2880"/>
        <w:rPr>
          <w:ins w:id="232" w:author="Unknown"/>
          <w:rFonts w:ascii="Trebuchet MS" w:eastAsia="Times New Roman" w:hAnsi="Trebuchet MS" w:cs="Times New Roman"/>
          <w:color w:val="696969"/>
          <w:sz w:val="24"/>
          <w:szCs w:val="24"/>
          <w:lang w:eastAsia="es-PE"/>
        </w:rPr>
      </w:pPr>
      <w:ins w:id="233" w:author="Unknown">
        <w:r w:rsidRPr="003501C7">
          <w:rPr>
            <w:rFonts w:ascii="Trebuchet MS" w:eastAsia="Times New Roman" w:hAnsi="Trebuchet MS" w:cs="Times New Roman"/>
            <w:color w:val="0000FF"/>
            <w:sz w:val="24"/>
            <w:szCs w:val="24"/>
            <w:lang w:eastAsia="es-PE"/>
          </w:rPr>
          <w:t>Generar peticiones ARP </w:t>
        </w:r>
      </w:ins>
    </w:p>
    <w:p w:rsidR="003501C7" w:rsidRPr="003501C7" w:rsidRDefault="003501C7" w:rsidP="003501C7">
      <w:pPr>
        <w:numPr>
          <w:ilvl w:val="1"/>
          <w:numId w:val="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ins w:id="234" w:author="Unknown"/>
          <w:rFonts w:ascii="Courier New" w:eastAsia="Times New Roman" w:hAnsi="Courier New" w:cs="Courier New"/>
          <w:color w:val="696969"/>
          <w:sz w:val="20"/>
          <w:szCs w:val="20"/>
          <w:lang w:eastAsia="es-PE"/>
        </w:rPr>
      </w:pPr>
      <w:ins w:id="235" w:author="Unknown">
        <w:r w:rsidRPr="003501C7">
          <w:rPr>
            <w:rFonts w:ascii="Courier New" w:eastAsia="Times New Roman" w:hAnsi="Courier New" w:cs="Courier New"/>
            <w:color w:val="696969"/>
            <w:sz w:val="20"/>
            <w:szCs w:val="20"/>
            <w:lang w:eastAsia="es-PE"/>
          </w:rPr>
          <w:t>airmon-ng start wlan0</w:t>
        </w:r>
      </w:ins>
    </w:p>
    <w:p w:rsidR="003501C7" w:rsidRPr="003501C7" w:rsidRDefault="003501C7" w:rsidP="003501C7">
      <w:pPr>
        <w:numPr>
          <w:ilvl w:val="1"/>
          <w:numId w:val="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ins w:id="236" w:author="Unknown"/>
          <w:rFonts w:ascii="Courier New" w:eastAsia="Times New Roman" w:hAnsi="Courier New" w:cs="Courier New"/>
          <w:color w:val="696969"/>
          <w:sz w:val="20"/>
          <w:szCs w:val="20"/>
          <w:lang w:eastAsia="es-PE"/>
        </w:rPr>
      </w:pPr>
      <w:ins w:id="237" w:author="Unknown">
        <w:r w:rsidRPr="003501C7">
          <w:rPr>
            <w:rFonts w:ascii="Courier New" w:eastAsia="Times New Roman" w:hAnsi="Courier New" w:cs="Courier New"/>
            <w:color w:val="696969"/>
            <w:sz w:val="20"/>
            <w:szCs w:val="20"/>
            <w:lang w:eastAsia="es-PE"/>
          </w:rPr>
          <w:t>airodump-ng mon0 -w out -c 6  </w:t>
        </w:r>
        <w:r w:rsidRPr="003501C7">
          <w:rPr>
            <w:rFonts w:ascii="Courier New" w:eastAsia="Times New Roman" w:hAnsi="Courier New" w:cs="Courier New"/>
            <w:i/>
            <w:iCs/>
            <w:color w:val="696969"/>
            <w:sz w:val="20"/>
            <w:szCs w:val="20"/>
            <w:lang w:eastAsia="es-PE"/>
          </w:rPr>
          <w:t>(cambia a otra consola)</w:t>
        </w:r>
      </w:ins>
    </w:p>
    <w:p w:rsidR="003501C7" w:rsidRPr="003501C7" w:rsidRDefault="003501C7" w:rsidP="003501C7">
      <w:pPr>
        <w:numPr>
          <w:ilvl w:val="1"/>
          <w:numId w:val="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ins w:id="238" w:author="Unknown"/>
          <w:rFonts w:ascii="Courier New" w:eastAsia="Times New Roman" w:hAnsi="Courier New" w:cs="Courier New"/>
          <w:color w:val="696969"/>
          <w:sz w:val="20"/>
          <w:szCs w:val="20"/>
          <w:lang w:eastAsia="es-PE"/>
        </w:rPr>
      </w:pPr>
      <w:ins w:id="239" w:author="Unknown">
        <w:r w:rsidRPr="003501C7">
          <w:rPr>
            <w:rFonts w:ascii="Courier New" w:eastAsia="Times New Roman" w:hAnsi="Courier New" w:cs="Courier New"/>
            <w:color w:val="696969"/>
            <w:sz w:val="20"/>
            <w:szCs w:val="20"/>
            <w:lang w:eastAsia="es-PE"/>
          </w:rPr>
          <w:t>aireplay-ng -0 10 -a 00:13:10:30:24:9C mon0</w:t>
        </w:r>
      </w:ins>
    </w:p>
    <w:p w:rsidR="003501C7" w:rsidRPr="003501C7" w:rsidRDefault="003501C7" w:rsidP="003501C7">
      <w:pPr>
        <w:numPr>
          <w:ilvl w:val="1"/>
          <w:numId w:val="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ins w:id="240" w:author="Unknown"/>
          <w:rFonts w:ascii="Courier New" w:eastAsia="Times New Roman" w:hAnsi="Courier New" w:cs="Courier New"/>
          <w:color w:val="696969"/>
          <w:sz w:val="20"/>
          <w:szCs w:val="20"/>
          <w:lang w:val="en-US" w:eastAsia="es-PE"/>
        </w:rPr>
      </w:pPr>
      <w:ins w:id="241" w:author="Unknown">
        <w:r w:rsidRPr="003501C7">
          <w:rPr>
            <w:rFonts w:ascii="Courier New" w:eastAsia="Times New Roman" w:hAnsi="Courier New" w:cs="Courier New"/>
            <w:color w:val="696969"/>
            <w:sz w:val="20"/>
            <w:szCs w:val="20"/>
            <w:lang w:val="en-US" w:eastAsia="es-PE"/>
          </w:rPr>
          <w:t>aireplay-ng -3 -b 00:13:10:30:24:9C -h 00:09:5B:EB:C5:2B mon0</w:t>
        </w:r>
      </w:ins>
    </w:p>
    <w:p w:rsidR="003501C7" w:rsidRPr="003501C7" w:rsidRDefault="003501C7" w:rsidP="003501C7">
      <w:pPr>
        <w:shd w:val="clear" w:color="auto" w:fill="FFFFFF"/>
        <w:spacing w:after="300" w:line="240" w:lineRule="auto"/>
        <w:ind w:left="2880"/>
        <w:rPr>
          <w:ins w:id="242" w:author="Unknown"/>
          <w:rFonts w:ascii="Trebuchet MS" w:eastAsia="Times New Roman" w:hAnsi="Trebuchet MS" w:cs="Times New Roman"/>
          <w:color w:val="696969"/>
          <w:sz w:val="24"/>
          <w:szCs w:val="24"/>
          <w:lang w:eastAsia="es-PE"/>
        </w:rPr>
      </w:pPr>
      <w:ins w:id="243" w:author="Unknown">
        <w:r w:rsidRPr="003501C7">
          <w:rPr>
            <w:rFonts w:ascii="Trebuchet MS" w:eastAsia="Times New Roman" w:hAnsi="Trebuchet MS" w:cs="Times New Roman"/>
            <w:color w:val="696969"/>
            <w:sz w:val="24"/>
            <w:szCs w:val="24"/>
            <w:lang w:eastAsia="es-PE"/>
          </w:rPr>
          <w:t>Después de enviar tres tandas de paquetes de desautentificación, comenzamos a escuchar en busca de peticiones ARP con el ataque 3. La opción -h es esencial y debe ser la dirección MAC de un cliente asociado.</w:t>
        </w:r>
      </w:ins>
    </w:p>
    <w:p w:rsidR="003501C7" w:rsidRPr="003501C7" w:rsidRDefault="003501C7" w:rsidP="003501C7">
      <w:pPr>
        <w:numPr>
          <w:ilvl w:val="1"/>
          <w:numId w:val="6"/>
        </w:numPr>
        <w:shd w:val="clear" w:color="auto" w:fill="FFFFFF"/>
        <w:spacing w:before="100" w:beforeAutospacing="1" w:after="100" w:afterAutospacing="1" w:line="240" w:lineRule="auto"/>
        <w:ind w:left="2880"/>
        <w:rPr>
          <w:ins w:id="244" w:author="Unknown"/>
          <w:rFonts w:ascii="Trebuchet MS" w:eastAsia="Times New Roman" w:hAnsi="Trebuchet MS" w:cs="Times New Roman"/>
          <w:color w:val="696969"/>
          <w:sz w:val="24"/>
          <w:szCs w:val="24"/>
          <w:lang w:eastAsia="es-PE"/>
        </w:rPr>
      </w:pPr>
      <w:ins w:id="245" w:author="Unknown">
        <w:r w:rsidRPr="003501C7">
          <w:rPr>
            <w:rFonts w:ascii="Trebuchet MS" w:eastAsia="Times New Roman" w:hAnsi="Trebuchet MS" w:cs="Times New Roman"/>
            <w:color w:val="0000FF"/>
            <w:sz w:val="24"/>
            <w:szCs w:val="24"/>
            <w:lang w:eastAsia="es-PE"/>
          </w:rPr>
          <w:t>Denegación de servicio masiva </w:t>
        </w:r>
      </w:ins>
    </w:p>
    <w:p w:rsidR="003501C7" w:rsidRPr="003501C7" w:rsidRDefault="003501C7" w:rsidP="003501C7">
      <w:pPr>
        <w:numPr>
          <w:ilvl w:val="1"/>
          <w:numId w:val="6"/>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ins w:id="246" w:author="Unknown"/>
          <w:rFonts w:ascii="Courier New" w:eastAsia="Times New Roman" w:hAnsi="Courier New" w:cs="Courier New"/>
          <w:color w:val="696969"/>
          <w:sz w:val="20"/>
          <w:szCs w:val="20"/>
          <w:lang w:eastAsia="es-PE"/>
        </w:rPr>
      </w:pPr>
      <w:ins w:id="247" w:author="Unknown">
        <w:r w:rsidRPr="003501C7">
          <w:rPr>
            <w:rFonts w:ascii="Courier New" w:eastAsia="Times New Roman" w:hAnsi="Courier New" w:cs="Courier New"/>
            <w:color w:val="696969"/>
            <w:sz w:val="20"/>
            <w:szCs w:val="20"/>
            <w:lang w:eastAsia="es-PE"/>
          </w:rPr>
          <w:t>airmon-ns start wlan0</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ins w:id="248" w:author="Unknown"/>
          <w:rFonts w:ascii="Courier New" w:eastAsia="Times New Roman" w:hAnsi="Courier New" w:cs="Courier New"/>
          <w:color w:val="696969"/>
          <w:sz w:val="20"/>
          <w:szCs w:val="20"/>
          <w:lang w:eastAsia="es-PE"/>
        </w:rPr>
      </w:pPr>
      <w:proofErr w:type="gramStart"/>
      <w:ins w:id="249" w:author="Unknown">
        <w:r w:rsidRPr="003501C7">
          <w:rPr>
            <w:rFonts w:ascii="Courier New" w:eastAsia="Times New Roman" w:hAnsi="Courier New" w:cs="Courier New"/>
            <w:color w:val="696969"/>
            <w:sz w:val="20"/>
            <w:szCs w:val="20"/>
            <w:lang w:eastAsia="es-PE"/>
          </w:rPr>
          <w:t>aireplay-ng</w:t>
        </w:r>
        <w:proofErr w:type="gramEnd"/>
        <w:r w:rsidRPr="003501C7">
          <w:rPr>
            <w:rFonts w:ascii="Courier New" w:eastAsia="Times New Roman" w:hAnsi="Courier New" w:cs="Courier New"/>
            <w:color w:val="696969"/>
            <w:sz w:val="20"/>
            <w:szCs w:val="20"/>
            <w:lang w:eastAsia="es-PE"/>
          </w:rPr>
          <w:t xml:space="preserve"> -0 0 -a 00:13:10:30:24:9C mon0</w:t>
        </w:r>
      </w:ins>
    </w:p>
    <w:p w:rsidR="003501C7" w:rsidRPr="003501C7" w:rsidRDefault="003501C7" w:rsidP="003501C7">
      <w:pPr>
        <w:shd w:val="clear" w:color="auto" w:fill="FFFFFF"/>
        <w:spacing w:after="300" w:line="240" w:lineRule="auto"/>
        <w:ind w:left="2880"/>
        <w:rPr>
          <w:ins w:id="250" w:author="Unknown"/>
          <w:rFonts w:ascii="Trebuchet MS" w:eastAsia="Times New Roman" w:hAnsi="Trebuchet MS" w:cs="Times New Roman"/>
          <w:color w:val="696969"/>
          <w:sz w:val="24"/>
          <w:szCs w:val="24"/>
          <w:lang w:eastAsia="es-PE"/>
        </w:rPr>
      </w:pPr>
      <w:ins w:id="251" w:author="Unknown">
        <w:r w:rsidRPr="003501C7">
          <w:rPr>
            <w:rFonts w:ascii="Trebuchet MS" w:eastAsia="Times New Roman" w:hAnsi="Trebuchet MS" w:cs="Times New Roman"/>
            <w:color w:val="696969"/>
            <w:sz w:val="24"/>
            <w:szCs w:val="24"/>
            <w:lang w:eastAsia="es-PE"/>
          </w:rPr>
          <w:t>Con el parámetro 0, este ataque enviará en un bucle infinito paquetes de desautentificación a las direcciones de broadcast, evitando así que los clientes permanezcan conectados.</w:t>
        </w:r>
      </w:ins>
    </w:p>
    <w:p w:rsidR="003501C7" w:rsidRPr="003501C7" w:rsidRDefault="003501C7" w:rsidP="003501C7">
      <w:pPr>
        <w:shd w:val="clear" w:color="auto" w:fill="FFFFFF"/>
        <w:spacing w:after="300" w:line="240" w:lineRule="auto"/>
        <w:ind w:left="2880"/>
        <w:rPr>
          <w:ins w:id="252" w:author="Unknown"/>
          <w:rFonts w:ascii="Trebuchet MS" w:eastAsia="Times New Roman" w:hAnsi="Trebuchet MS" w:cs="Times New Roman"/>
          <w:color w:val="696969"/>
          <w:sz w:val="24"/>
          <w:szCs w:val="24"/>
          <w:lang w:eastAsia="es-PE"/>
        </w:rPr>
      </w:pPr>
      <w:ins w:id="253" w:author="Unknown">
        <w:r w:rsidRPr="003501C7">
          <w:rPr>
            <w:rFonts w:ascii="Trebuchet MS" w:eastAsia="Times New Roman" w:hAnsi="Trebuchet MS" w:cs="Times New Roman"/>
            <w:color w:val="696969"/>
            <w:sz w:val="24"/>
            <w:szCs w:val="24"/>
            <w:lang w:eastAsia="es-PE"/>
          </w:rPr>
          <w:t> </w:t>
        </w:r>
      </w:ins>
    </w:p>
    <w:bookmarkStart w:id="254" w:name="q192"/>
    <w:p w:rsidR="003501C7" w:rsidRPr="003501C7" w:rsidRDefault="003501C7" w:rsidP="003501C7">
      <w:pPr>
        <w:numPr>
          <w:ilvl w:val="0"/>
          <w:numId w:val="6"/>
        </w:numPr>
        <w:shd w:val="clear" w:color="auto" w:fill="FFFFFF"/>
        <w:spacing w:before="100" w:beforeAutospacing="1" w:after="100" w:afterAutospacing="1" w:line="240" w:lineRule="auto"/>
        <w:ind w:left="2160"/>
        <w:rPr>
          <w:ins w:id="255" w:author="Unknown"/>
          <w:rFonts w:ascii="Trebuchet MS" w:eastAsia="Times New Roman" w:hAnsi="Trebuchet MS" w:cs="Times New Roman"/>
          <w:color w:val="696969"/>
          <w:sz w:val="24"/>
          <w:szCs w:val="24"/>
          <w:lang w:eastAsia="es-PE"/>
        </w:rPr>
      </w:pPr>
      <w:ins w:id="256" w:author="Unknown">
        <w:r w:rsidRPr="003501C7">
          <w:rPr>
            <w:rFonts w:ascii="Trebuchet MS" w:eastAsia="Times New Roman" w:hAnsi="Trebuchet MS" w:cs="Times New Roman"/>
            <w:b/>
            <w:bCs/>
            <w:color w:val="696969"/>
            <w:sz w:val="24"/>
            <w:szCs w:val="24"/>
            <w:lang w:eastAsia="es-PE"/>
          </w:rPr>
          <w:fldChar w:fldCharType="begin"/>
        </w:r>
        <w:r w:rsidRPr="003501C7">
          <w:rPr>
            <w:rFonts w:ascii="Trebuchet MS" w:eastAsia="Times New Roman" w:hAnsi="Trebuchet MS" w:cs="Times New Roman"/>
            <w:b/>
            <w:bCs/>
            <w:color w:val="696969"/>
            <w:sz w:val="24"/>
            <w:szCs w:val="24"/>
            <w:lang w:eastAsia="es-PE"/>
          </w:rPr>
          <w:instrText xml:space="preserve"> HYPERLINK "http://www.seguridadwireless.net/hwagm/traduccion-aircrack-ng.html" \l "q192" </w:instrText>
        </w:r>
        <w:r w:rsidRPr="003501C7">
          <w:rPr>
            <w:rFonts w:ascii="Trebuchet MS" w:eastAsia="Times New Roman" w:hAnsi="Trebuchet MS" w:cs="Times New Roman"/>
            <w:b/>
            <w:bCs/>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Ataque 1: autenticación falsa</w:t>
        </w:r>
        <w:r w:rsidRPr="003501C7">
          <w:rPr>
            <w:rFonts w:ascii="Trebuchet MS" w:eastAsia="Times New Roman" w:hAnsi="Trebuchet MS" w:cs="Times New Roman"/>
            <w:b/>
            <w:bCs/>
            <w:color w:val="696969"/>
            <w:sz w:val="24"/>
            <w:szCs w:val="24"/>
            <w:lang w:eastAsia="es-PE"/>
          </w:rPr>
          <w:fldChar w:fldCharType="end"/>
        </w:r>
        <w:bookmarkEnd w:id="254"/>
      </w:ins>
    </w:p>
    <w:p w:rsidR="003501C7" w:rsidRPr="003501C7" w:rsidRDefault="003501C7" w:rsidP="003501C7">
      <w:pPr>
        <w:shd w:val="clear" w:color="auto" w:fill="FFFFFF"/>
        <w:spacing w:after="300" w:line="240" w:lineRule="auto"/>
        <w:ind w:left="2160"/>
        <w:rPr>
          <w:ins w:id="257" w:author="Unknown"/>
          <w:rFonts w:ascii="Trebuchet MS" w:eastAsia="Times New Roman" w:hAnsi="Trebuchet MS" w:cs="Times New Roman"/>
          <w:color w:val="696969"/>
          <w:sz w:val="24"/>
          <w:szCs w:val="24"/>
          <w:lang w:eastAsia="es-PE"/>
        </w:rPr>
      </w:pPr>
      <w:ins w:id="258" w:author="Unknown">
        <w:r w:rsidRPr="003501C7">
          <w:rPr>
            <w:rFonts w:ascii="Trebuchet MS" w:eastAsia="Times New Roman" w:hAnsi="Trebuchet MS" w:cs="Times New Roman"/>
            <w:color w:val="696969"/>
            <w:sz w:val="24"/>
            <w:szCs w:val="24"/>
            <w:lang w:eastAsia="es-PE"/>
          </w:rPr>
          <w:lastRenderedPageBreak/>
          <w:t>Este ataque es particularmente útil cuando no hay clientes asociados: creamos la dirección MAC de un cliente falso, la cual quedará registrada en la tabla de asociación del AP. Esta dirección será usada para los ataques 3 (reinyección de peticiones ARP) y 4 (desencriptación WEP "chopchop"). Es mejor preparar la tarjeta con la MAC usada (abajo, 00:11:22:33:44:55) de modo que el controlador envíe ACKs de forma adecuada.</w:t>
        </w:r>
      </w:ins>
    </w:p>
    <w:p w:rsidR="003501C7" w:rsidRPr="003501C7" w:rsidRDefault="003501C7" w:rsidP="003501C7">
      <w:pPr>
        <w:shd w:val="clear" w:color="auto" w:fill="FFFFFF"/>
        <w:spacing w:after="300" w:line="240" w:lineRule="auto"/>
        <w:ind w:left="2160"/>
        <w:rPr>
          <w:ins w:id="259" w:author="Unknown"/>
          <w:rFonts w:ascii="Trebuchet MS" w:eastAsia="Times New Roman" w:hAnsi="Trebuchet MS" w:cs="Times New Roman"/>
          <w:color w:val="696969"/>
          <w:sz w:val="24"/>
          <w:szCs w:val="24"/>
          <w:lang w:eastAsia="es-PE"/>
        </w:rPr>
      </w:pPr>
      <w:ins w:id="260" w:author="Unknown">
        <w:r w:rsidRPr="003501C7">
          <w:rPr>
            <w:rFonts w:ascii="Trebuchet MS" w:eastAsia="Times New Roman" w:hAnsi="Trebuchet MS" w:cs="Times New Roman"/>
            <w:b/>
            <w:bCs/>
            <w:color w:val="696969"/>
            <w:sz w:val="24"/>
            <w:szCs w:val="24"/>
            <w:lang w:eastAsia="es-PE"/>
          </w:rPr>
          <w:t>De todos modos si este ataque falla y hay ya un cliente asociado, es más efectivo usar simplemente su dirección MAC (aquí, 00:09:5B</w:t>
        </w:r>
        <w:proofErr w:type="gramStart"/>
        <w:r w:rsidRPr="003501C7">
          <w:rPr>
            <w:rFonts w:ascii="Trebuchet MS" w:eastAsia="Times New Roman" w:hAnsi="Trebuchet MS" w:cs="Times New Roman"/>
            <w:b/>
            <w:bCs/>
            <w:color w:val="696969"/>
            <w:sz w:val="24"/>
            <w:szCs w:val="24"/>
            <w:lang w:eastAsia="es-PE"/>
          </w:rPr>
          <w:t>:EB:C5:2B</w:t>
        </w:r>
        <w:proofErr w:type="gramEnd"/>
        <w:r w:rsidRPr="003501C7">
          <w:rPr>
            <w:rFonts w:ascii="Trebuchet MS" w:eastAsia="Times New Roman" w:hAnsi="Trebuchet MS" w:cs="Times New Roman"/>
            <w:b/>
            <w:bCs/>
            <w:color w:val="696969"/>
            <w:sz w:val="24"/>
            <w:szCs w:val="24"/>
            <w:lang w:eastAsia="es-PE"/>
          </w:rPr>
          <w:t>) para los ataques 3 y 4.</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261" w:author="Unknown"/>
          <w:rFonts w:ascii="Courier New" w:eastAsia="Times New Roman" w:hAnsi="Courier New" w:cs="Courier New"/>
          <w:color w:val="696969"/>
          <w:sz w:val="20"/>
          <w:szCs w:val="20"/>
          <w:lang w:val="en-US" w:eastAsia="es-PE"/>
        </w:rPr>
      </w:pPr>
      <w:ins w:id="262" w:author="Unknown">
        <w:r w:rsidRPr="003501C7">
          <w:rPr>
            <w:rFonts w:ascii="Courier New" w:eastAsia="Times New Roman" w:hAnsi="Courier New" w:cs="Courier New"/>
            <w:color w:val="696969"/>
            <w:sz w:val="20"/>
            <w:szCs w:val="20"/>
            <w:lang w:val="en-US" w:eastAsia="es-PE"/>
          </w:rPr>
          <w:t>ifconfig wlan0 down</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263" w:author="Unknown"/>
          <w:rFonts w:ascii="Courier New" w:eastAsia="Times New Roman" w:hAnsi="Courier New" w:cs="Courier New"/>
          <w:color w:val="696969"/>
          <w:sz w:val="20"/>
          <w:szCs w:val="20"/>
          <w:lang w:val="en-US" w:eastAsia="es-PE"/>
        </w:rPr>
      </w:pPr>
      <w:ins w:id="264" w:author="Unknown">
        <w:r w:rsidRPr="003501C7">
          <w:rPr>
            <w:rFonts w:ascii="Courier New" w:eastAsia="Times New Roman" w:hAnsi="Courier New" w:cs="Courier New"/>
            <w:color w:val="696969"/>
            <w:sz w:val="20"/>
            <w:szCs w:val="20"/>
            <w:lang w:val="en-US" w:eastAsia="es-PE"/>
          </w:rPr>
          <w:t>ifconfig wlan0 hw ether 00:11:22:33:44:55</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265" w:author="Unknown"/>
          <w:rFonts w:ascii="Courier New" w:eastAsia="Times New Roman" w:hAnsi="Courier New" w:cs="Courier New"/>
          <w:color w:val="696969"/>
          <w:sz w:val="20"/>
          <w:szCs w:val="20"/>
          <w:lang w:val="en-US" w:eastAsia="es-PE"/>
        </w:rPr>
      </w:pPr>
      <w:ins w:id="266" w:author="Unknown">
        <w:r w:rsidRPr="003501C7">
          <w:rPr>
            <w:rFonts w:ascii="Courier New" w:eastAsia="Times New Roman" w:hAnsi="Courier New" w:cs="Courier New"/>
            <w:color w:val="696969"/>
            <w:sz w:val="20"/>
            <w:szCs w:val="20"/>
            <w:lang w:val="en-US" w:eastAsia="es-PE"/>
          </w:rPr>
          <w:t>ifconfig wlan0 up</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267" w:author="Unknown"/>
          <w:rFonts w:ascii="Courier New" w:eastAsia="Times New Roman" w:hAnsi="Courier New" w:cs="Courier New"/>
          <w:color w:val="696969"/>
          <w:sz w:val="20"/>
          <w:szCs w:val="20"/>
          <w:lang w:val="en-US" w:eastAsia="es-PE"/>
        </w:rPr>
      </w:pPr>
      <w:ins w:id="268" w:author="Unknown">
        <w:r w:rsidRPr="003501C7">
          <w:rPr>
            <w:rFonts w:ascii="Courier New" w:eastAsia="Times New Roman" w:hAnsi="Courier New" w:cs="Courier New"/>
            <w:color w:val="696969"/>
            <w:sz w:val="20"/>
            <w:szCs w:val="20"/>
            <w:lang w:val="en-US" w:eastAsia="es-PE"/>
          </w:rPr>
          <w:t>// o bien macchanger -c 00:11:22:33:44:55 wlan0</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269" w:author="Unknown"/>
          <w:rFonts w:ascii="Courier New" w:eastAsia="Times New Roman" w:hAnsi="Courier New" w:cs="Courier New"/>
          <w:color w:val="696969"/>
          <w:sz w:val="20"/>
          <w:szCs w:val="20"/>
          <w:lang w:val="en-US" w:eastAsia="es-PE"/>
        </w:rPr>
      </w:pPr>
      <w:ins w:id="270" w:author="Unknown">
        <w:r w:rsidRPr="003501C7">
          <w:rPr>
            <w:rFonts w:ascii="Courier New" w:eastAsia="Times New Roman" w:hAnsi="Courier New" w:cs="Courier New"/>
            <w:color w:val="696969"/>
            <w:sz w:val="20"/>
            <w:szCs w:val="20"/>
            <w:lang w:val="en-US" w:eastAsia="es-PE"/>
          </w:rPr>
          <w:t>aireplay-ng -1 0 -e "el ssid" -a 00:13:10:30:24:9C -h 00:11:22:33:44:55 mon0</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271" w:author="Unknown"/>
          <w:rFonts w:ascii="Courier New" w:eastAsia="Times New Roman" w:hAnsi="Courier New" w:cs="Courier New"/>
          <w:color w:val="696969"/>
          <w:sz w:val="20"/>
          <w:szCs w:val="20"/>
          <w:lang w:val="en-US" w:eastAsia="es-PE"/>
        </w:rPr>
      </w:pPr>
      <w:ins w:id="272" w:author="Unknown">
        <w:r w:rsidRPr="003501C7">
          <w:rPr>
            <w:rFonts w:ascii="Courier New" w:eastAsia="Times New Roman" w:hAnsi="Courier New" w:cs="Courier New"/>
            <w:color w:val="696969"/>
            <w:sz w:val="20"/>
            <w:szCs w:val="20"/>
            <w:lang w:val="en-US" w:eastAsia="es-PE"/>
          </w:rPr>
          <w:t>12:14:06  Sending Authentication Request</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273" w:author="Unknown"/>
          <w:rFonts w:ascii="Courier New" w:eastAsia="Times New Roman" w:hAnsi="Courier New" w:cs="Courier New"/>
          <w:color w:val="696969"/>
          <w:sz w:val="20"/>
          <w:szCs w:val="20"/>
          <w:lang w:val="en-US" w:eastAsia="es-PE"/>
        </w:rPr>
      </w:pPr>
      <w:ins w:id="274" w:author="Unknown">
        <w:r w:rsidRPr="003501C7">
          <w:rPr>
            <w:rFonts w:ascii="Courier New" w:eastAsia="Times New Roman" w:hAnsi="Courier New" w:cs="Courier New"/>
            <w:color w:val="696969"/>
            <w:sz w:val="20"/>
            <w:szCs w:val="20"/>
            <w:lang w:val="en-US" w:eastAsia="es-PE"/>
          </w:rPr>
          <w:t>12:14:06  Authentication successful</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275" w:author="Unknown"/>
          <w:rFonts w:ascii="Courier New" w:eastAsia="Times New Roman" w:hAnsi="Courier New" w:cs="Courier New"/>
          <w:color w:val="696969"/>
          <w:sz w:val="20"/>
          <w:szCs w:val="20"/>
          <w:lang w:val="en-US" w:eastAsia="es-PE"/>
        </w:rPr>
      </w:pPr>
      <w:ins w:id="276" w:author="Unknown">
        <w:r w:rsidRPr="003501C7">
          <w:rPr>
            <w:rFonts w:ascii="Courier New" w:eastAsia="Times New Roman" w:hAnsi="Courier New" w:cs="Courier New"/>
            <w:color w:val="696969"/>
            <w:sz w:val="20"/>
            <w:szCs w:val="20"/>
            <w:lang w:val="en-US" w:eastAsia="es-PE"/>
          </w:rPr>
          <w:t>12:14:06  Sending Association Request</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277" w:author="Unknown"/>
          <w:rFonts w:ascii="Courier New" w:eastAsia="Times New Roman" w:hAnsi="Courier New" w:cs="Courier New"/>
          <w:color w:val="696969"/>
          <w:sz w:val="20"/>
          <w:szCs w:val="20"/>
          <w:lang w:val="en-US" w:eastAsia="es-PE"/>
        </w:rPr>
      </w:pPr>
      <w:ins w:id="278" w:author="Unknown">
        <w:r w:rsidRPr="003501C7">
          <w:rPr>
            <w:rFonts w:ascii="Courier New" w:eastAsia="Times New Roman" w:hAnsi="Courier New" w:cs="Courier New"/>
            <w:color w:val="696969"/>
            <w:sz w:val="20"/>
            <w:szCs w:val="20"/>
            <w:lang w:val="en-US" w:eastAsia="es-PE"/>
          </w:rPr>
          <w:t>12:14:07  Association successful :-)</w:t>
        </w:r>
      </w:ins>
    </w:p>
    <w:p w:rsidR="003501C7" w:rsidRPr="003501C7" w:rsidRDefault="003501C7" w:rsidP="003501C7">
      <w:pPr>
        <w:shd w:val="clear" w:color="auto" w:fill="FFFFFF"/>
        <w:spacing w:after="300" w:line="240" w:lineRule="auto"/>
        <w:ind w:left="2160"/>
        <w:rPr>
          <w:ins w:id="279" w:author="Unknown"/>
          <w:rFonts w:ascii="Trebuchet MS" w:eastAsia="Times New Roman" w:hAnsi="Trebuchet MS" w:cs="Times New Roman"/>
          <w:color w:val="696969"/>
          <w:sz w:val="24"/>
          <w:szCs w:val="24"/>
          <w:lang w:eastAsia="es-PE"/>
        </w:rPr>
      </w:pPr>
      <w:ins w:id="280" w:author="Unknown">
        <w:r w:rsidRPr="003501C7">
          <w:rPr>
            <w:rFonts w:ascii="Trebuchet MS" w:eastAsia="Times New Roman" w:hAnsi="Trebuchet MS" w:cs="Times New Roman"/>
            <w:color w:val="696969"/>
            <w:sz w:val="24"/>
            <w:szCs w:val="24"/>
            <w:lang w:eastAsia="es-PE"/>
          </w:rPr>
          <w:t>Algunos puntos de acceso requieren de reautentificación cada 30 segundos, si no nuestro cliente falso será considerado desconectado. En este caso utiliza el retardo de re-asociación periódica:</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281" w:author="Unknown"/>
          <w:rFonts w:ascii="Courier New" w:eastAsia="Times New Roman" w:hAnsi="Courier New" w:cs="Courier New"/>
          <w:color w:val="696969"/>
          <w:sz w:val="20"/>
          <w:szCs w:val="20"/>
          <w:lang w:eastAsia="es-PE"/>
        </w:rPr>
      </w:pPr>
      <w:proofErr w:type="gramStart"/>
      <w:ins w:id="282" w:author="Unknown">
        <w:r w:rsidRPr="003501C7">
          <w:rPr>
            <w:rFonts w:ascii="Courier New" w:eastAsia="Times New Roman" w:hAnsi="Courier New" w:cs="Courier New"/>
            <w:color w:val="696969"/>
            <w:sz w:val="20"/>
            <w:szCs w:val="20"/>
            <w:lang w:eastAsia="es-PE"/>
          </w:rPr>
          <w:t>aireplay-ng</w:t>
        </w:r>
        <w:proofErr w:type="gramEnd"/>
        <w:r w:rsidRPr="003501C7">
          <w:rPr>
            <w:rFonts w:ascii="Courier New" w:eastAsia="Times New Roman" w:hAnsi="Courier New" w:cs="Courier New"/>
            <w:color w:val="696969"/>
            <w:sz w:val="20"/>
            <w:szCs w:val="20"/>
            <w:lang w:eastAsia="es-PE"/>
          </w:rPr>
          <w:t xml:space="preserve"> -1 30 -e "el ssid" -a 00:13:10:30:24:9C -h 00:11:22:33:44:55 mon0</w:t>
        </w:r>
      </w:ins>
    </w:p>
    <w:p w:rsidR="003501C7" w:rsidRPr="003501C7" w:rsidRDefault="003501C7" w:rsidP="003501C7">
      <w:pPr>
        <w:shd w:val="clear" w:color="auto" w:fill="FFFFFF"/>
        <w:spacing w:after="300" w:line="240" w:lineRule="auto"/>
        <w:ind w:left="2160"/>
        <w:rPr>
          <w:ins w:id="283" w:author="Unknown"/>
          <w:rFonts w:ascii="Trebuchet MS" w:eastAsia="Times New Roman" w:hAnsi="Trebuchet MS" w:cs="Times New Roman"/>
          <w:color w:val="696969"/>
          <w:sz w:val="24"/>
          <w:szCs w:val="24"/>
          <w:lang w:eastAsia="es-PE"/>
        </w:rPr>
      </w:pPr>
      <w:ins w:id="284" w:author="Unknown">
        <w:r w:rsidRPr="003501C7">
          <w:rPr>
            <w:rFonts w:ascii="Trebuchet MS" w:eastAsia="Times New Roman" w:hAnsi="Trebuchet MS" w:cs="Times New Roman"/>
            <w:color w:val="696969"/>
            <w:sz w:val="24"/>
            <w:szCs w:val="24"/>
            <w:lang w:eastAsia="es-PE"/>
          </w:rPr>
          <w:t>Si este ataque parece fallar (aireplay-ng permanece enviando paquetes de petición de autenticación), puede que esté siendo usado un filtrado de direcciones MAC. Asegúrate también de que:</w:t>
        </w:r>
      </w:ins>
    </w:p>
    <w:p w:rsidR="003501C7" w:rsidRPr="003501C7" w:rsidRDefault="003501C7" w:rsidP="003501C7">
      <w:pPr>
        <w:numPr>
          <w:ilvl w:val="1"/>
          <w:numId w:val="6"/>
        </w:numPr>
        <w:shd w:val="clear" w:color="auto" w:fill="FFFFFF"/>
        <w:spacing w:before="100" w:beforeAutospacing="1" w:after="100" w:afterAutospacing="1" w:line="240" w:lineRule="auto"/>
        <w:ind w:left="2880"/>
        <w:rPr>
          <w:ins w:id="285" w:author="Unknown"/>
          <w:rFonts w:ascii="Trebuchet MS" w:eastAsia="Times New Roman" w:hAnsi="Trebuchet MS" w:cs="Times New Roman"/>
          <w:color w:val="696969"/>
          <w:sz w:val="24"/>
          <w:szCs w:val="24"/>
          <w:lang w:eastAsia="es-PE"/>
        </w:rPr>
      </w:pPr>
      <w:ins w:id="286" w:author="Unknown">
        <w:r w:rsidRPr="003501C7">
          <w:rPr>
            <w:rFonts w:ascii="Trebuchet MS" w:eastAsia="Times New Roman" w:hAnsi="Trebuchet MS" w:cs="Times New Roman"/>
            <w:color w:val="696969"/>
            <w:sz w:val="24"/>
            <w:szCs w:val="24"/>
            <w:lang w:eastAsia="es-PE"/>
          </w:rPr>
          <w:t>Estás lo suficientemente cerca del punto de acceso, </w:t>
        </w:r>
        <w:r w:rsidRPr="003501C7">
          <w:rPr>
            <w:rFonts w:ascii="Trebuchet MS" w:eastAsia="Times New Roman" w:hAnsi="Trebuchet MS" w:cs="Times New Roman"/>
            <w:color w:val="0000FF"/>
            <w:sz w:val="24"/>
            <w:szCs w:val="24"/>
            <w:lang w:eastAsia="es-PE"/>
          </w:rPr>
          <w:t>pero ojo no demasiado porque también puede fallar.</w:t>
        </w:r>
      </w:ins>
    </w:p>
    <w:p w:rsidR="003501C7" w:rsidRPr="003501C7" w:rsidRDefault="003501C7" w:rsidP="003501C7">
      <w:pPr>
        <w:numPr>
          <w:ilvl w:val="1"/>
          <w:numId w:val="6"/>
        </w:numPr>
        <w:shd w:val="clear" w:color="auto" w:fill="FFFFFF"/>
        <w:spacing w:before="100" w:beforeAutospacing="1" w:after="100" w:afterAutospacing="1" w:line="240" w:lineRule="auto"/>
        <w:ind w:left="2880"/>
        <w:rPr>
          <w:ins w:id="287" w:author="Unknown"/>
          <w:rFonts w:ascii="Trebuchet MS" w:eastAsia="Times New Roman" w:hAnsi="Trebuchet MS" w:cs="Times New Roman"/>
          <w:color w:val="696969"/>
          <w:sz w:val="24"/>
          <w:szCs w:val="24"/>
          <w:lang w:eastAsia="es-PE"/>
        </w:rPr>
      </w:pPr>
      <w:ins w:id="288" w:author="Unknown">
        <w:r w:rsidRPr="003501C7">
          <w:rPr>
            <w:rFonts w:ascii="Trebuchet MS" w:eastAsia="Times New Roman" w:hAnsi="Trebuchet MS" w:cs="Times New Roman"/>
            <w:color w:val="696969"/>
            <w:sz w:val="24"/>
            <w:szCs w:val="24"/>
            <w:lang w:eastAsia="es-PE"/>
          </w:rPr>
          <w:t>El controlador está correctamente parcheado e instalado.</w:t>
        </w:r>
      </w:ins>
    </w:p>
    <w:p w:rsidR="003501C7" w:rsidRPr="003501C7" w:rsidRDefault="003501C7" w:rsidP="003501C7">
      <w:pPr>
        <w:numPr>
          <w:ilvl w:val="1"/>
          <w:numId w:val="6"/>
        </w:numPr>
        <w:shd w:val="clear" w:color="auto" w:fill="FFFFFF"/>
        <w:spacing w:before="100" w:beforeAutospacing="1" w:after="100" w:afterAutospacing="1" w:line="240" w:lineRule="auto"/>
        <w:ind w:left="2880"/>
        <w:rPr>
          <w:ins w:id="289" w:author="Unknown"/>
          <w:rFonts w:ascii="Trebuchet MS" w:eastAsia="Times New Roman" w:hAnsi="Trebuchet MS" w:cs="Times New Roman"/>
          <w:color w:val="696969"/>
          <w:sz w:val="24"/>
          <w:szCs w:val="24"/>
          <w:lang w:eastAsia="es-PE"/>
        </w:rPr>
      </w:pPr>
      <w:ins w:id="290" w:author="Unknown">
        <w:r w:rsidRPr="003501C7">
          <w:rPr>
            <w:rFonts w:ascii="Trebuchet MS" w:eastAsia="Times New Roman" w:hAnsi="Trebuchet MS" w:cs="Times New Roman"/>
            <w:color w:val="696969"/>
            <w:sz w:val="24"/>
            <w:szCs w:val="24"/>
            <w:lang w:eastAsia="es-PE"/>
          </w:rPr>
          <w:t>La tarjeta está configurada en el mismo canal que el AP.</w:t>
        </w:r>
      </w:ins>
    </w:p>
    <w:p w:rsidR="003501C7" w:rsidRPr="003501C7" w:rsidRDefault="003501C7" w:rsidP="003501C7">
      <w:pPr>
        <w:numPr>
          <w:ilvl w:val="1"/>
          <w:numId w:val="6"/>
        </w:numPr>
        <w:shd w:val="clear" w:color="auto" w:fill="FFFFFF"/>
        <w:spacing w:before="100" w:beforeAutospacing="1" w:after="100" w:afterAutospacing="1" w:line="240" w:lineRule="auto"/>
        <w:ind w:left="2880"/>
        <w:rPr>
          <w:ins w:id="291" w:author="Unknown"/>
          <w:rFonts w:ascii="Trebuchet MS" w:eastAsia="Times New Roman" w:hAnsi="Trebuchet MS" w:cs="Times New Roman"/>
          <w:color w:val="696969"/>
          <w:sz w:val="24"/>
          <w:szCs w:val="24"/>
          <w:lang w:eastAsia="es-PE"/>
        </w:rPr>
      </w:pPr>
      <w:ins w:id="292" w:author="Unknown">
        <w:r w:rsidRPr="003501C7">
          <w:rPr>
            <w:rFonts w:ascii="Trebuchet MS" w:eastAsia="Times New Roman" w:hAnsi="Trebuchet MS" w:cs="Times New Roman"/>
            <w:color w:val="696969"/>
            <w:sz w:val="24"/>
            <w:szCs w:val="24"/>
            <w:lang w:eastAsia="es-PE"/>
          </w:rPr>
          <w:t>El BSSID y el ESSID (opciones -a / -e) son correctos.</w:t>
        </w:r>
      </w:ins>
    </w:p>
    <w:p w:rsidR="003501C7" w:rsidRPr="003501C7" w:rsidRDefault="003501C7" w:rsidP="003501C7">
      <w:pPr>
        <w:numPr>
          <w:ilvl w:val="1"/>
          <w:numId w:val="6"/>
        </w:numPr>
        <w:shd w:val="clear" w:color="auto" w:fill="FFFFFF"/>
        <w:spacing w:before="100" w:beforeAutospacing="1" w:after="100" w:afterAutospacing="1" w:line="240" w:lineRule="auto"/>
        <w:ind w:left="2880"/>
        <w:rPr>
          <w:ins w:id="293" w:author="Unknown"/>
          <w:rFonts w:ascii="Trebuchet MS" w:eastAsia="Times New Roman" w:hAnsi="Trebuchet MS" w:cs="Times New Roman"/>
          <w:color w:val="696969"/>
          <w:sz w:val="24"/>
          <w:szCs w:val="24"/>
          <w:lang w:eastAsia="es-PE"/>
        </w:rPr>
      </w:pPr>
      <w:ins w:id="294" w:author="Unknown">
        <w:r w:rsidRPr="003501C7">
          <w:rPr>
            <w:rFonts w:ascii="Trebuchet MS" w:eastAsia="Times New Roman" w:hAnsi="Trebuchet MS" w:cs="Times New Roman"/>
            <w:color w:val="696969"/>
            <w:sz w:val="24"/>
            <w:szCs w:val="24"/>
            <w:lang w:eastAsia="es-PE"/>
          </w:rPr>
          <w:t>Si se trata de Prism2, asegúrate de que el firmware está actualizado.</w:t>
        </w:r>
      </w:ins>
    </w:p>
    <w:p w:rsidR="003501C7" w:rsidRPr="003501C7" w:rsidRDefault="003501C7" w:rsidP="003501C7">
      <w:pPr>
        <w:shd w:val="clear" w:color="auto" w:fill="FFFFFF"/>
        <w:spacing w:after="300" w:line="240" w:lineRule="auto"/>
        <w:ind w:left="2160"/>
        <w:rPr>
          <w:ins w:id="295" w:author="Unknown"/>
          <w:rFonts w:ascii="Trebuchet MS" w:eastAsia="Times New Roman" w:hAnsi="Trebuchet MS" w:cs="Times New Roman"/>
          <w:color w:val="696969"/>
          <w:sz w:val="24"/>
          <w:szCs w:val="24"/>
          <w:lang w:eastAsia="es-PE"/>
        </w:rPr>
      </w:pPr>
      <w:ins w:id="296" w:author="Unknown">
        <w:r w:rsidRPr="003501C7">
          <w:rPr>
            <w:rFonts w:ascii="Trebuchet MS" w:eastAsia="Times New Roman" w:hAnsi="Trebuchet MS" w:cs="Times New Roman"/>
            <w:color w:val="696969"/>
            <w:sz w:val="24"/>
            <w:szCs w:val="24"/>
            <w:lang w:eastAsia="es-PE"/>
          </w:rPr>
          <w:t> </w:t>
        </w:r>
      </w:ins>
    </w:p>
    <w:bookmarkStart w:id="297" w:name="q193"/>
    <w:p w:rsidR="003501C7" w:rsidRPr="003501C7" w:rsidRDefault="003501C7" w:rsidP="003501C7">
      <w:pPr>
        <w:numPr>
          <w:ilvl w:val="0"/>
          <w:numId w:val="6"/>
        </w:numPr>
        <w:shd w:val="clear" w:color="auto" w:fill="FFFFFF"/>
        <w:spacing w:before="100" w:beforeAutospacing="1" w:after="100" w:afterAutospacing="1" w:line="240" w:lineRule="auto"/>
        <w:ind w:left="2160"/>
        <w:rPr>
          <w:ins w:id="298" w:author="Unknown"/>
          <w:rFonts w:ascii="Trebuchet MS" w:eastAsia="Times New Roman" w:hAnsi="Trebuchet MS" w:cs="Times New Roman"/>
          <w:color w:val="696969"/>
          <w:sz w:val="24"/>
          <w:szCs w:val="24"/>
          <w:lang w:eastAsia="es-PE"/>
        </w:rPr>
      </w:pPr>
      <w:ins w:id="299" w:author="Unknown">
        <w:r w:rsidRPr="003501C7">
          <w:rPr>
            <w:rFonts w:ascii="Trebuchet MS" w:eastAsia="Times New Roman" w:hAnsi="Trebuchet MS" w:cs="Times New Roman"/>
            <w:b/>
            <w:bCs/>
            <w:color w:val="696969"/>
            <w:sz w:val="24"/>
            <w:szCs w:val="24"/>
            <w:lang w:eastAsia="es-PE"/>
          </w:rPr>
          <w:lastRenderedPageBreak/>
          <w:fldChar w:fldCharType="begin"/>
        </w:r>
        <w:r w:rsidRPr="003501C7">
          <w:rPr>
            <w:rFonts w:ascii="Trebuchet MS" w:eastAsia="Times New Roman" w:hAnsi="Trebuchet MS" w:cs="Times New Roman"/>
            <w:b/>
            <w:bCs/>
            <w:color w:val="696969"/>
            <w:sz w:val="24"/>
            <w:szCs w:val="24"/>
            <w:lang w:eastAsia="es-PE"/>
          </w:rPr>
          <w:instrText xml:space="preserve"> HYPERLINK "http://www.seguridadwireless.net/hwagm/traduccion-aircrack-ng.html" \l "q193" </w:instrText>
        </w:r>
        <w:r w:rsidRPr="003501C7">
          <w:rPr>
            <w:rFonts w:ascii="Trebuchet MS" w:eastAsia="Times New Roman" w:hAnsi="Trebuchet MS" w:cs="Times New Roman"/>
            <w:b/>
            <w:bCs/>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Ataque 2: Reenvío interactivo de paquetes</w:t>
        </w:r>
        <w:r w:rsidRPr="003501C7">
          <w:rPr>
            <w:rFonts w:ascii="Trebuchet MS" w:eastAsia="Times New Roman" w:hAnsi="Trebuchet MS" w:cs="Times New Roman"/>
            <w:b/>
            <w:bCs/>
            <w:color w:val="696969"/>
            <w:sz w:val="24"/>
            <w:szCs w:val="24"/>
            <w:lang w:eastAsia="es-PE"/>
          </w:rPr>
          <w:fldChar w:fldCharType="end"/>
        </w:r>
        <w:bookmarkEnd w:id="297"/>
      </w:ins>
    </w:p>
    <w:p w:rsidR="003501C7" w:rsidRPr="003501C7" w:rsidRDefault="003501C7" w:rsidP="003501C7">
      <w:pPr>
        <w:shd w:val="clear" w:color="auto" w:fill="FFFFFF"/>
        <w:spacing w:after="300" w:line="240" w:lineRule="auto"/>
        <w:ind w:left="2160"/>
        <w:rPr>
          <w:ins w:id="300" w:author="Unknown"/>
          <w:rFonts w:ascii="Trebuchet MS" w:eastAsia="Times New Roman" w:hAnsi="Trebuchet MS" w:cs="Times New Roman"/>
          <w:color w:val="696969"/>
          <w:sz w:val="24"/>
          <w:szCs w:val="24"/>
          <w:lang w:eastAsia="es-PE"/>
        </w:rPr>
      </w:pPr>
      <w:ins w:id="301" w:author="Unknown">
        <w:r w:rsidRPr="003501C7">
          <w:rPr>
            <w:rFonts w:ascii="Trebuchet MS" w:eastAsia="Times New Roman" w:hAnsi="Trebuchet MS" w:cs="Times New Roman"/>
            <w:color w:val="696969"/>
            <w:sz w:val="24"/>
            <w:szCs w:val="24"/>
            <w:lang w:eastAsia="es-PE"/>
          </w:rPr>
          <w:t>Este ataque te permite elegir un paquete dado para reenviarlo; a veces proporciona resultados más efectivos que el ataque 3 (reinyección automática de ARP).</w:t>
        </w:r>
      </w:ins>
    </w:p>
    <w:p w:rsidR="003501C7" w:rsidRPr="003501C7" w:rsidRDefault="003501C7" w:rsidP="003501C7">
      <w:pPr>
        <w:shd w:val="clear" w:color="auto" w:fill="FFFFFF"/>
        <w:spacing w:after="300" w:line="240" w:lineRule="auto"/>
        <w:ind w:left="2160"/>
        <w:rPr>
          <w:ins w:id="302" w:author="Unknown"/>
          <w:rFonts w:ascii="Trebuchet MS" w:eastAsia="Times New Roman" w:hAnsi="Trebuchet MS" w:cs="Times New Roman"/>
          <w:color w:val="696969"/>
          <w:sz w:val="24"/>
          <w:szCs w:val="24"/>
          <w:lang w:eastAsia="es-PE"/>
        </w:rPr>
      </w:pPr>
      <w:ins w:id="303" w:author="Unknown">
        <w:r w:rsidRPr="003501C7">
          <w:rPr>
            <w:rFonts w:ascii="Trebuchet MS" w:eastAsia="Times New Roman" w:hAnsi="Trebuchet MS" w:cs="Times New Roman"/>
            <w:color w:val="696969"/>
            <w:sz w:val="24"/>
            <w:szCs w:val="24"/>
            <w:lang w:eastAsia="es-PE"/>
          </w:rPr>
          <w:t>Podrías usarlo, por ejemplo, para intentar el ataque "redifundir cualesquiera datos", el cuál sólo funciona si el AP realmente reencripta los paquetes de datos WEP:</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304" w:author="Unknown"/>
          <w:rFonts w:ascii="Courier New" w:eastAsia="Times New Roman" w:hAnsi="Courier New" w:cs="Courier New"/>
          <w:color w:val="696969"/>
          <w:sz w:val="20"/>
          <w:szCs w:val="20"/>
          <w:lang w:val="en-US" w:eastAsia="es-PE"/>
        </w:rPr>
      </w:pPr>
      <w:ins w:id="305" w:author="Unknown">
        <w:r w:rsidRPr="003501C7">
          <w:rPr>
            <w:rFonts w:ascii="Courier New" w:eastAsia="Times New Roman" w:hAnsi="Courier New" w:cs="Courier New"/>
            <w:color w:val="696969"/>
            <w:sz w:val="20"/>
            <w:szCs w:val="20"/>
            <w:lang w:val="en-US" w:eastAsia="es-PE"/>
          </w:rPr>
          <w:t>aireplay-ng -2 -b 00:13:10:30:24:9C -n 100 -p 0841 \</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306" w:author="Unknown"/>
          <w:rFonts w:ascii="Courier New" w:eastAsia="Times New Roman" w:hAnsi="Courier New" w:cs="Courier New"/>
          <w:color w:val="696969"/>
          <w:sz w:val="20"/>
          <w:szCs w:val="20"/>
          <w:lang w:val="en-US" w:eastAsia="es-PE"/>
        </w:rPr>
      </w:pPr>
      <w:ins w:id="307" w:author="Unknown">
        <w:r w:rsidRPr="003501C7">
          <w:rPr>
            <w:rFonts w:ascii="Courier New" w:eastAsia="Times New Roman" w:hAnsi="Courier New" w:cs="Courier New"/>
            <w:color w:val="696969"/>
            <w:sz w:val="20"/>
            <w:szCs w:val="20"/>
            <w:lang w:val="en-US" w:eastAsia="es-PE"/>
          </w:rPr>
          <w:t xml:space="preserve">    -h 00:09:5B:EB:C5:2B -c FF:FF:FF:FF:FF:FF mon0</w:t>
        </w:r>
      </w:ins>
    </w:p>
    <w:p w:rsidR="003501C7" w:rsidRPr="003501C7" w:rsidRDefault="003501C7" w:rsidP="003501C7">
      <w:pPr>
        <w:shd w:val="clear" w:color="auto" w:fill="FFFFFF"/>
        <w:spacing w:after="300" w:line="240" w:lineRule="auto"/>
        <w:ind w:left="2160"/>
        <w:rPr>
          <w:ins w:id="308" w:author="Unknown"/>
          <w:rFonts w:ascii="Trebuchet MS" w:eastAsia="Times New Roman" w:hAnsi="Trebuchet MS" w:cs="Times New Roman"/>
          <w:color w:val="696969"/>
          <w:sz w:val="24"/>
          <w:szCs w:val="24"/>
          <w:lang w:eastAsia="es-PE"/>
        </w:rPr>
      </w:pPr>
      <w:ins w:id="309" w:author="Unknown">
        <w:r w:rsidRPr="003501C7">
          <w:rPr>
            <w:rFonts w:ascii="Trebuchet MS" w:eastAsia="Times New Roman" w:hAnsi="Trebuchet MS" w:cs="Times New Roman"/>
            <w:color w:val="696969"/>
            <w:sz w:val="24"/>
            <w:szCs w:val="24"/>
            <w:lang w:eastAsia="es-PE"/>
          </w:rPr>
          <w:t>También puedes usar el ataque 2 para reenviar manualmente paquetes de peticiones ARP encriptacas con WEP, cuyo tamaño es bien 68 o 86 bytes (dependiendo del sistema operativo):</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310" w:author="Unknown"/>
          <w:rFonts w:ascii="Courier New" w:eastAsia="Times New Roman" w:hAnsi="Courier New" w:cs="Courier New"/>
          <w:color w:val="696969"/>
          <w:sz w:val="20"/>
          <w:szCs w:val="20"/>
          <w:lang w:val="en-US" w:eastAsia="es-PE"/>
        </w:rPr>
      </w:pPr>
      <w:ins w:id="311" w:author="Unknown">
        <w:r w:rsidRPr="003501C7">
          <w:rPr>
            <w:rFonts w:ascii="Courier New" w:eastAsia="Times New Roman" w:hAnsi="Courier New" w:cs="Courier New"/>
            <w:color w:val="696969"/>
            <w:sz w:val="20"/>
            <w:szCs w:val="20"/>
            <w:lang w:val="en-US" w:eastAsia="es-PE"/>
          </w:rPr>
          <w:t>aireplay-ng -2 -b 00:13:10:30:24:9C -d FF:FF:FF:FF:FF:FF \</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312" w:author="Unknown"/>
          <w:rFonts w:ascii="Courier New" w:eastAsia="Times New Roman" w:hAnsi="Courier New" w:cs="Courier New"/>
          <w:color w:val="696969"/>
          <w:sz w:val="20"/>
          <w:szCs w:val="20"/>
          <w:lang w:val="en-US" w:eastAsia="es-PE"/>
        </w:rPr>
      </w:pPr>
      <w:ins w:id="313" w:author="Unknown">
        <w:r w:rsidRPr="003501C7">
          <w:rPr>
            <w:rFonts w:ascii="Courier New" w:eastAsia="Times New Roman" w:hAnsi="Courier New" w:cs="Courier New"/>
            <w:color w:val="696969"/>
            <w:sz w:val="20"/>
            <w:szCs w:val="20"/>
            <w:lang w:val="en-US" w:eastAsia="es-PE"/>
          </w:rPr>
          <w:t xml:space="preserve">    -m 68 -n 68 -p 0841 -h 00:09:5B:EB:C5:2B mon0</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314" w:author="Unknown"/>
          <w:rFonts w:ascii="Courier New" w:eastAsia="Times New Roman" w:hAnsi="Courier New" w:cs="Courier New"/>
          <w:color w:val="696969"/>
          <w:sz w:val="20"/>
          <w:szCs w:val="20"/>
          <w:lang w:val="en-US" w:eastAsia="es-PE"/>
        </w:rPr>
      </w:pPr>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315" w:author="Unknown"/>
          <w:rFonts w:ascii="Courier New" w:eastAsia="Times New Roman" w:hAnsi="Courier New" w:cs="Courier New"/>
          <w:color w:val="696969"/>
          <w:sz w:val="20"/>
          <w:szCs w:val="20"/>
          <w:lang w:val="en-US" w:eastAsia="es-PE"/>
        </w:rPr>
      </w:pPr>
      <w:ins w:id="316" w:author="Unknown">
        <w:r w:rsidRPr="003501C7">
          <w:rPr>
            <w:rFonts w:ascii="Courier New" w:eastAsia="Times New Roman" w:hAnsi="Courier New" w:cs="Courier New"/>
            <w:color w:val="696969"/>
            <w:sz w:val="20"/>
            <w:szCs w:val="20"/>
            <w:lang w:val="en-US" w:eastAsia="es-PE"/>
          </w:rPr>
          <w:t>aireplay-ng -2 -b 00:13:10:30:24:9C -d FF:FF:FF:FF:FF:FF \</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317" w:author="Unknown"/>
          <w:rFonts w:ascii="Courier New" w:eastAsia="Times New Roman" w:hAnsi="Courier New" w:cs="Courier New"/>
          <w:color w:val="696969"/>
          <w:sz w:val="20"/>
          <w:szCs w:val="20"/>
          <w:lang w:val="en-US" w:eastAsia="es-PE"/>
        </w:rPr>
      </w:pPr>
      <w:ins w:id="318" w:author="Unknown">
        <w:r w:rsidRPr="003501C7">
          <w:rPr>
            <w:rFonts w:ascii="Courier New" w:eastAsia="Times New Roman" w:hAnsi="Courier New" w:cs="Courier New"/>
            <w:color w:val="696969"/>
            <w:sz w:val="20"/>
            <w:szCs w:val="20"/>
            <w:lang w:val="en-US" w:eastAsia="es-PE"/>
          </w:rPr>
          <w:t xml:space="preserve">    -m 86 -n 86 -p 0841 -h 00:09:5B:EB:C5:2B mon0</w:t>
        </w:r>
      </w:ins>
    </w:p>
    <w:bookmarkStart w:id="319" w:name="q194"/>
    <w:p w:rsidR="003501C7" w:rsidRPr="003501C7" w:rsidRDefault="003501C7" w:rsidP="003501C7">
      <w:pPr>
        <w:numPr>
          <w:ilvl w:val="0"/>
          <w:numId w:val="6"/>
        </w:numPr>
        <w:shd w:val="clear" w:color="auto" w:fill="FFFFFF"/>
        <w:spacing w:before="100" w:beforeAutospacing="1" w:after="100" w:afterAutospacing="1" w:line="240" w:lineRule="auto"/>
        <w:ind w:left="2160"/>
        <w:rPr>
          <w:ins w:id="320" w:author="Unknown"/>
          <w:rFonts w:ascii="Trebuchet MS" w:eastAsia="Times New Roman" w:hAnsi="Trebuchet MS" w:cs="Times New Roman"/>
          <w:color w:val="696969"/>
          <w:sz w:val="24"/>
          <w:szCs w:val="24"/>
          <w:lang w:eastAsia="es-PE"/>
        </w:rPr>
      </w:pPr>
      <w:ins w:id="321" w:author="Unknown">
        <w:r w:rsidRPr="003501C7">
          <w:rPr>
            <w:rFonts w:ascii="Trebuchet MS" w:eastAsia="Times New Roman" w:hAnsi="Trebuchet MS" w:cs="Times New Roman"/>
            <w:b/>
            <w:bCs/>
            <w:color w:val="696969"/>
            <w:sz w:val="24"/>
            <w:szCs w:val="24"/>
            <w:lang w:eastAsia="es-PE"/>
          </w:rPr>
          <w:fldChar w:fldCharType="begin"/>
        </w:r>
        <w:r w:rsidRPr="003501C7">
          <w:rPr>
            <w:rFonts w:ascii="Trebuchet MS" w:eastAsia="Times New Roman" w:hAnsi="Trebuchet MS" w:cs="Times New Roman"/>
            <w:b/>
            <w:bCs/>
            <w:color w:val="696969"/>
            <w:sz w:val="24"/>
            <w:szCs w:val="24"/>
            <w:lang w:eastAsia="es-PE"/>
          </w:rPr>
          <w:instrText xml:space="preserve"> HYPERLINK "http://www.seguridadwireless.net/hwagm/traduccion-aircrack-ng.html" \l "q194" </w:instrText>
        </w:r>
        <w:r w:rsidRPr="003501C7">
          <w:rPr>
            <w:rFonts w:ascii="Trebuchet MS" w:eastAsia="Times New Roman" w:hAnsi="Trebuchet MS" w:cs="Times New Roman"/>
            <w:b/>
            <w:bCs/>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Ataque 3: Reinyección de petición ARP</w:t>
        </w:r>
        <w:r w:rsidRPr="003501C7">
          <w:rPr>
            <w:rFonts w:ascii="Trebuchet MS" w:eastAsia="Times New Roman" w:hAnsi="Trebuchet MS" w:cs="Times New Roman"/>
            <w:b/>
            <w:bCs/>
            <w:color w:val="696969"/>
            <w:sz w:val="24"/>
            <w:szCs w:val="24"/>
            <w:lang w:eastAsia="es-PE"/>
          </w:rPr>
          <w:fldChar w:fldCharType="end"/>
        </w:r>
        <w:bookmarkEnd w:id="319"/>
      </w:ins>
    </w:p>
    <w:p w:rsidR="003501C7" w:rsidRPr="003501C7" w:rsidRDefault="003501C7" w:rsidP="003501C7">
      <w:pPr>
        <w:shd w:val="clear" w:color="auto" w:fill="FFFFFF"/>
        <w:spacing w:after="300" w:line="240" w:lineRule="auto"/>
        <w:ind w:left="2160"/>
        <w:rPr>
          <w:ins w:id="322" w:author="Unknown"/>
          <w:rFonts w:ascii="Trebuchet MS" w:eastAsia="Times New Roman" w:hAnsi="Trebuchet MS" w:cs="Times New Roman"/>
          <w:color w:val="696969"/>
          <w:sz w:val="24"/>
          <w:szCs w:val="24"/>
          <w:lang w:eastAsia="es-PE"/>
        </w:rPr>
      </w:pPr>
      <w:ins w:id="323" w:author="Unknown">
        <w:r w:rsidRPr="003501C7">
          <w:rPr>
            <w:rFonts w:ascii="Trebuchet MS" w:eastAsia="Times New Roman" w:hAnsi="Trebuchet MS" w:cs="Times New Roman"/>
            <w:color w:val="696969"/>
            <w:sz w:val="24"/>
            <w:szCs w:val="24"/>
            <w:lang w:eastAsia="es-PE"/>
          </w:rPr>
          <w:t>El clásico ataque de reinyección de petición ARP es el mas efectivo para generar nuevos IVs, y funciona de forma muy eficaz. Necesitas o bien la dirección MAC de un cliente asociado (00:09:5B</w:t>
        </w:r>
        <w:proofErr w:type="gramStart"/>
        <w:r w:rsidRPr="003501C7">
          <w:rPr>
            <w:rFonts w:ascii="Trebuchet MS" w:eastAsia="Times New Roman" w:hAnsi="Trebuchet MS" w:cs="Times New Roman"/>
            <w:color w:val="696969"/>
            <w:sz w:val="24"/>
            <w:szCs w:val="24"/>
            <w:lang w:eastAsia="es-PE"/>
          </w:rPr>
          <w:t>:EB:C5:2B</w:t>
        </w:r>
        <w:proofErr w:type="gramEnd"/>
        <w:r w:rsidRPr="003501C7">
          <w:rPr>
            <w:rFonts w:ascii="Trebuchet MS" w:eastAsia="Times New Roman" w:hAnsi="Trebuchet MS" w:cs="Times New Roman"/>
            <w:color w:val="696969"/>
            <w:sz w:val="24"/>
            <w:szCs w:val="24"/>
            <w:lang w:eastAsia="es-PE"/>
          </w:rPr>
          <w:t>), o bien la de un cliente falso del ataque 1 (00:11:22:33:44:55). Puede que tengas que esperar un par de minutos, o incluso más, hasta que aparezca una petición ARP; este ataque fallará si no hay tráfico.</w:t>
        </w:r>
      </w:ins>
    </w:p>
    <w:p w:rsidR="003501C7" w:rsidRPr="003501C7" w:rsidRDefault="003501C7" w:rsidP="003501C7">
      <w:pPr>
        <w:shd w:val="clear" w:color="auto" w:fill="FFFFFF"/>
        <w:spacing w:after="300" w:line="240" w:lineRule="auto"/>
        <w:ind w:left="2160"/>
        <w:rPr>
          <w:ins w:id="324" w:author="Unknown"/>
          <w:rFonts w:ascii="Trebuchet MS" w:eastAsia="Times New Roman" w:hAnsi="Trebuchet MS" w:cs="Times New Roman"/>
          <w:color w:val="696969"/>
          <w:sz w:val="24"/>
          <w:szCs w:val="24"/>
          <w:lang w:eastAsia="es-PE"/>
        </w:rPr>
      </w:pPr>
      <w:ins w:id="325" w:author="Unknown">
        <w:r w:rsidRPr="003501C7">
          <w:rPr>
            <w:rFonts w:ascii="Trebuchet MS" w:eastAsia="Times New Roman" w:hAnsi="Trebuchet MS" w:cs="Times New Roman"/>
            <w:color w:val="696969"/>
            <w:sz w:val="24"/>
            <w:szCs w:val="24"/>
            <w:lang w:eastAsia="es-PE"/>
          </w:rPr>
          <w:t>Por favor, fíjate en que también puedes reutilizar una petición ARP de una captura anterior usando el interruptor -</w:t>
        </w:r>
        <w:proofErr w:type="gramStart"/>
        <w:r w:rsidRPr="003501C7">
          <w:rPr>
            <w:rFonts w:ascii="Trebuchet MS" w:eastAsia="Times New Roman" w:hAnsi="Trebuchet MS" w:cs="Times New Roman"/>
            <w:color w:val="696969"/>
            <w:sz w:val="24"/>
            <w:szCs w:val="24"/>
            <w:lang w:eastAsia="es-PE"/>
          </w:rPr>
          <w:t>r .</w:t>
        </w:r>
        <w:proofErr w:type="gramEnd"/>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326" w:author="Unknown"/>
          <w:rFonts w:ascii="Courier New" w:eastAsia="Times New Roman" w:hAnsi="Courier New" w:cs="Courier New"/>
          <w:color w:val="696969"/>
          <w:sz w:val="20"/>
          <w:szCs w:val="20"/>
          <w:lang w:val="en-US" w:eastAsia="es-PE"/>
        </w:rPr>
      </w:pPr>
      <w:ins w:id="327" w:author="Unknown">
        <w:r w:rsidRPr="003501C7">
          <w:rPr>
            <w:rFonts w:ascii="Courier New" w:eastAsia="Times New Roman" w:hAnsi="Courier New" w:cs="Courier New"/>
            <w:color w:val="696969"/>
            <w:sz w:val="20"/>
            <w:szCs w:val="20"/>
            <w:lang w:val="en-US" w:eastAsia="es-PE"/>
          </w:rPr>
          <w:t>aireplay-ng -3 -b 00:13:10:30:24:9C -h 00:11:22:33:44:55 mon0</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328" w:author="Unknown"/>
          <w:rFonts w:ascii="Courier New" w:eastAsia="Times New Roman" w:hAnsi="Courier New" w:cs="Courier New"/>
          <w:color w:val="696969"/>
          <w:sz w:val="20"/>
          <w:szCs w:val="20"/>
          <w:lang w:val="en-US" w:eastAsia="es-PE"/>
        </w:rPr>
      </w:pPr>
      <w:ins w:id="329" w:author="Unknown">
        <w:r w:rsidRPr="003501C7">
          <w:rPr>
            <w:rFonts w:ascii="Courier New" w:eastAsia="Times New Roman" w:hAnsi="Courier New" w:cs="Courier New"/>
            <w:color w:val="696969"/>
            <w:sz w:val="20"/>
            <w:szCs w:val="20"/>
            <w:lang w:val="en-US" w:eastAsia="es-PE"/>
          </w:rPr>
          <w:t>Saving ARP requests in replay_arp-0627-121526.cap</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330" w:author="Unknown"/>
          <w:rFonts w:ascii="Courier New" w:eastAsia="Times New Roman" w:hAnsi="Courier New" w:cs="Courier New"/>
          <w:color w:val="696969"/>
          <w:sz w:val="20"/>
          <w:szCs w:val="20"/>
          <w:lang w:val="en-US" w:eastAsia="es-PE"/>
        </w:rPr>
      </w:pPr>
      <w:ins w:id="331" w:author="Unknown">
        <w:r w:rsidRPr="003501C7">
          <w:rPr>
            <w:rFonts w:ascii="Courier New" w:eastAsia="Times New Roman" w:hAnsi="Courier New" w:cs="Courier New"/>
            <w:color w:val="696969"/>
            <w:sz w:val="20"/>
            <w:szCs w:val="20"/>
            <w:lang w:val="en-US" w:eastAsia="es-PE"/>
          </w:rPr>
          <w:t>You must also start airodump to capture replies.</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ins w:id="332" w:author="Unknown"/>
          <w:rFonts w:ascii="Courier New" w:eastAsia="Times New Roman" w:hAnsi="Courier New" w:cs="Courier New"/>
          <w:color w:val="696969"/>
          <w:sz w:val="20"/>
          <w:szCs w:val="20"/>
          <w:lang w:val="en-US" w:eastAsia="es-PE"/>
        </w:rPr>
      </w:pPr>
      <w:ins w:id="333" w:author="Unknown">
        <w:r w:rsidRPr="003501C7">
          <w:rPr>
            <w:rFonts w:ascii="Courier New" w:eastAsia="Times New Roman" w:hAnsi="Courier New" w:cs="Courier New"/>
            <w:color w:val="696969"/>
            <w:sz w:val="20"/>
            <w:szCs w:val="20"/>
            <w:lang w:val="en-US" w:eastAsia="es-PE"/>
          </w:rPr>
          <w:t>Read 2493 packets (got 1 ARP requests), sent 1305 packets...</w:t>
        </w:r>
      </w:ins>
    </w:p>
    <w:bookmarkStart w:id="334" w:name="q195"/>
    <w:p w:rsidR="003501C7" w:rsidRPr="003501C7" w:rsidRDefault="003501C7" w:rsidP="003501C7">
      <w:pPr>
        <w:numPr>
          <w:ilvl w:val="0"/>
          <w:numId w:val="6"/>
        </w:numPr>
        <w:shd w:val="clear" w:color="auto" w:fill="FFFFFF"/>
        <w:spacing w:before="100" w:beforeAutospacing="1" w:after="100" w:afterAutospacing="1" w:line="240" w:lineRule="auto"/>
        <w:ind w:left="2160"/>
        <w:rPr>
          <w:ins w:id="335" w:author="Unknown"/>
          <w:rFonts w:ascii="Trebuchet MS" w:eastAsia="Times New Roman" w:hAnsi="Trebuchet MS" w:cs="Times New Roman"/>
          <w:color w:val="696969"/>
          <w:sz w:val="24"/>
          <w:szCs w:val="24"/>
          <w:lang w:eastAsia="es-PE"/>
        </w:rPr>
      </w:pPr>
      <w:ins w:id="336" w:author="Unknown">
        <w:r w:rsidRPr="003501C7">
          <w:rPr>
            <w:rFonts w:ascii="Trebuchet MS" w:eastAsia="Times New Roman" w:hAnsi="Trebuchet MS" w:cs="Times New Roman"/>
            <w:b/>
            <w:bCs/>
            <w:color w:val="696969"/>
            <w:sz w:val="24"/>
            <w:szCs w:val="24"/>
            <w:lang w:eastAsia="es-PE"/>
          </w:rPr>
          <w:fldChar w:fldCharType="begin"/>
        </w:r>
        <w:r w:rsidRPr="003501C7">
          <w:rPr>
            <w:rFonts w:ascii="Trebuchet MS" w:eastAsia="Times New Roman" w:hAnsi="Trebuchet MS" w:cs="Times New Roman"/>
            <w:b/>
            <w:bCs/>
            <w:color w:val="696969"/>
            <w:sz w:val="24"/>
            <w:szCs w:val="24"/>
            <w:lang w:eastAsia="es-PE"/>
          </w:rPr>
          <w:instrText xml:space="preserve"> HYPERLINK "http://www.seguridadwireless.net/hwagm/traduccion-aircrack-ng.html" \l "q195" </w:instrText>
        </w:r>
        <w:r w:rsidRPr="003501C7">
          <w:rPr>
            <w:rFonts w:ascii="Trebuchet MS" w:eastAsia="Times New Roman" w:hAnsi="Trebuchet MS" w:cs="Times New Roman"/>
            <w:b/>
            <w:bCs/>
            <w:color w:val="696969"/>
            <w:sz w:val="24"/>
            <w:szCs w:val="24"/>
            <w:lang w:eastAsia="es-PE"/>
          </w:rPr>
          <w:fldChar w:fldCharType="separate"/>
        </w:r>
        <w:r w:rsidRPr="003501C7">
          <w:rPr>
            <w:rFonts w:ascii="Trebuchet MS" w:eastAsia="Times New Roman" w:hAnsi="Trebuchet MS" w:cs="Times New Roman"/>
            <w:color w:val="0000FF"/>
            <w:sz w:val="18"/>
            <w:szCs w:val="18"/>
            <w:lang w:eastAsia="es-PE"/>
          </w:rPr>
          <w:t>Ataque 4: El "chopchop" de KoreK (predicción de CRC)</w:t>
        </w:r>
        <w:r w:rsidRPr="003501C7">
          <w:rPr>
            <w:rFonts w:ascii="Trebuchet MS" w:eastAsia="Times New Roman" w:hAnsi="Trebuchet MS" w:cs="Times New Roman"/>
            <w:b/>
            <w:bCs/>
            <w:color w:val="696969"/>
            <w:sz w:val="24"/>
            <w:szCs w:val="24"/>
            <w:lang w:eastAsia="es-PE"/>
          </w:rPr>
          <w:fldChar w:fldCharType="end"/>
        </w:r>
        <w:bookmarkEnd w:id="334"/>
      </w:ins>
    </w:p>
    <w:p w:rsidR="003501C7" w:rsidRPr="003501C7" w:rsidRDefault="003501C7" w:rsidP="003501C7">
      <w:pPr>
        <w:shd w:val="clear" w:color="auto" w:fill="FFFFFF"/>
        <w:spacing w:after="300" w:line="240" w:lineRule="auto"/>
        <w:ind w:left="2160"/>
        <w:rPr>
          <w:ins w:id="337" w:author="Unknown"/>
          <w:rFonts w:ascii="Trebuchet MS" w:eastAsia="Times New Roman" w:hAnsi="Trebuchet MS" w:cs="Times New Roman"/>
          <w:color w:val="696969"/>
          <w:sz w:val="24"/>
          <w:szCs w:val="24"/>
          <w:lang w:eastAsia="es-PE"/>
        </w:rPr>
      </w:pPr>
      <w:ins w:id="338" w:author="Unknown">
        <w:r w:rsidRPr="003501C7">
          <w:rPr>
            <w:rFonts w:ascii="Trebuchet MS" w:eastAsia="Times New Roman" w:hAnsi="Trebuchet MS" w:cs="Times New Roman"/>
            <w:color w:val="696969"/>
            <w:sz w:val="24"/>
            <w:szCs w:val="24"/>
            <w:lang w:eastAsia="es-PE"/>
          </w:rPr>
          <w:lastRenderedPageBreak/>
          <w:t>Este ataque, cuando es exitoso, puede desencriptar un paquete de datos WEP sin conocer la clave. Incluso puede funcionar con WEP dinámica. </w:t>
        </w:r>
        <w:r w:rsidRPr="003501C7">
          <w:rPr>
            <w:rFonts w:ascii="Trebuchet MS" w:eastAsia="Times New Roman" w:hAnsi="Trebuchet MS" w:cs="Times New Roman"/>
            <w:i/>
            <w:iCs/>
            <w:color w:val="696969"/>
            <w:sz w:val="24"/>
            <w:szCs w:val="24"/>
            <w:lang w:eastAsia="es-PE"/>
          </w:rPr>
          <w:t>Este ataque no recupera la clave WEP en sí misma, sino que revela meramente el texto plano.</w:t>
        </w:r>
        <w:r w:rsidRPr="003501C7">
          <w:rPr>
            <w:rFonts w:ascii="Trebuchet MS" w:eastAsia="Times New Roman" w:hAnsi="Trebuchet MS" w:cs="Times New Roman"/>
            <w:color w:val="696969"/>
            <w:sz w:val="24"/>
            <w:szCs w:val="24"/>
            <w:lang w:eastAsia="es-PE"/>
          </w:rPr>
          <w:t> De cualquier modo, la mayoría de los puntos de acceso no son en absoluto vulnerables. Algunos pueden en principio parecer vulnerables pero en realidad tiran los paquetes menores de 60 bytes. Este ataque necesita al menos un paquete de datos WEP.</w:t>
        </w:r>
      </w:ins>
    </w:p>
    <w:p w:rsidR="003501C7" w:rsidRPr="003501C7" w:rsidRDefault="003501C7" w:rsidP="003501C7">
      <w:pPr>
        <w:shd w:val="clear" w:color="auto" w:fill="FFFFFF"/>
        <w:spacing w:after="300" w:line="240" w:lineRule="auto"/>
        <w:ind w:left="2160"/>
        <w:rPr>
          <w:ins w:id="339" w:author="Unknown"/>
          <w:rFonts w:ascii="Trebuchet MS" w:eastAsia="Times New Roman" w:hAnsi="Trebuchet MS" w:cs="Times New Roman"/>
          <w:color w:val="696969"/>
          <w:sz w:val="24"/>
          <w:szCs w:val="24"/>
          <w:lang w:eastAsia="es-PE"/>
        </w:rPr>
      </w:pPr>
      <w:ins w:id="340" w:author="Unknown">
        <w:r w:rsidRPr="003501C7">
          <w:rPr>
            <w:rFonts w:ascii="Trebuchet MS" w:eastAsia="Times New Roman" w:hAnsi="Trebuchet MS" w:cs="Times New Roman"/>
            <w:color w:val="696969"/>
            <w:sz w:val="24"/>
            <w:szCs w:val="24"/>
            <w:lang w:eastAsia="es-PE"/>
          </w:rPr>
          <w:t> </w:t>
        </w:r>
      </w:ins>
    </w:p>
    <w:p w:rsidR="003501C7" w:rsidRPr="003501C7" w:rsidRDefault="003501C7" w:rsidP="003501C7">
      <w:pPr>
        <w:numPr>
          <w:ilvl w:val="1"/>
          <w:numId w:val="7"/>
        </w:numPr>
        <w:shd w:val="clear" w:color="auto" w:fill="FFFFFF"/>
        <w:spacing w:before="100" w:beforeAutospacing="1" w:after="100" w:afterAutospacing="1" w:line="240" w:lineRule="auto"/>
        <w:ind w:left="2880" w:hanging="360"/>
        <w:rPr>
          <w:ins w:id="341" w:author="Unknown"/>
          <w:rFonts w:ascii="Trebuchet MS" w:eastAsia="Times New Roman" w:hAnsi="Trebuchet MS" w:cs="Times New Roman"/>
          <w:color w:val="696969"/>
          <w:sz w:val="24"/>
          <w:szCs w:val="24"/>
          <w:lang w:eastAsia="es-PE"/>
        </w:rPr>
      </w:pPr>
      <w:ins w:id="342" w:author="Unknown">
        <w:r w:rsidRPr="003501C7">
          <w:rPr>
            <w:rFonts w:ascii="Trebuchet MS" w:eastAsia="Times New Roman" w:hAnsi="Trebuchet MS" w:cs="Times New Roman"/>
            <w:color w:val="0000FF"/>
            <w:sz w:val="24"/>
            <w:szCs w:val="24"/>
            <w:lang w:eastAsia="es-PE"/>
          </w:rPr>
          <w:t>Primero, desencriptemos un paquete:</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ins w:id="343" w:author="Unknown"/>
          <w:rFonts w:ascii="Courier New" w:eastAsia="Times New Roman" w:hAnsi="Courier New" w:cs="Courier New"/>
          <w:color w:val="696969"/>
          <w:sz w:val="20"/>
          <w:szCs w:val="20"/>
          <w:lang w:val="en-US" w:eastAsia="es-PE"/>
        </w:rPr>
      </w:pPr>
      <w:ins w:id="344" w:author="Unknown">
        <w:r w:rsidRPr="003501C7">
          <w:rPr>
            <w:rFonts w:ascii="Courier New" w:eastAsia="Times New Roman" w:hAnsi="Courier New" w:cs="Courier New"/>
            <w:color w:val="696969"/>
            <w:sz w:val="20"/>
            <w:szCs w:val="20"/>
            <w:lang w:val="en-US" w:eastAsia="es-PE"/>
          </w:rPr>
          <w:t>aireplay-ng -4 -h 00:09:5B:EB:C5:2B mon0</w:t>
        </w:r>
      </w:ins>
    </w:p>
    <w:p w:rsidR="003501C7" w:rsidRPr="003501C7" w:rsidRDefault="003501C7" w:rsidP="003501C7">
      <w:pPr>
        <w:numPr>
          <w:ilvl w:val="1"/>
          <w:numId w:val="7"/>
        </w:numPr>
        <w:shd w:val="clear" w:color="auto" w:fill="FFFFFF"/>
        <w:spacing w:before="100" w:beforeAutospacing="1" w:after="100" w:afterAutospacing="1" w:line="240" w:lineRule="auto"/>
        <w:ind w:left="2880" w:hanging="360"/>
        <w:rPr>
          <w:ins w:id="345" w:author="Unknown"/>
          <w:rFonts w:ascii="Trebuchet MS" w:eastAsia="Times New Roman" w:hAnsi="Trebuchet MS" w:cs="Times New Roman"/>
          <w:color w:val="696969"/>
          <w:sz w:val="24"/>
          <w:szCs w:val="24"/>
          <w:lang w:eastAsia="es-PE"/>
        </w:rPr>
      </w:pPr>
      <w:ins w:id="346" w:author="Unknown">
        <w:r w:rsidRPr="003501C7">
          <w:rPr>
            <w:rFonts w:ascii="Trebuchet MS" w:eastAsia="Times New Roman" w:hAnsi="Trebuchet MS" w:cs="Times New Roman"/>
            <w:color w:val="0000FF"/>
            <w:sz w:val="24"/>
            <w:szCs w:val="24"/>
            <w:lang w:eastAsia="es-PE"/>
          </w:rPr>
          <w:t>Echemos un vistazo a la dirección IP:</w:t>
        </w:r>
      </w:ins>
    </w:p>
    <w:p w:rsidR="003501C7" w:rsidRPr="003501C7" w:rsidRDefault="003501C7" w:rsidP="003501C7">
      <w:pPr>
        <w:numPr>
          <w:ilvl w:val="1"/>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hanging="360"/>
        <w:rPr>
          <w:ins w:id="347" w:author="Unknown"/>
          <w:rFonts w:ascii="Courier New" w:eastAsia="Times New Roman" w:hAnsi="Courier New" w:cs="Courier New"/>
          <w:color w:val="696969"/>
          <w:sz w:val="20"/>
          <w:szCs w:val="20"/>
          <w:lang w:val="en-US" w:eastAsia="es-PE"/>
        </w:rPr>
      </w:pPr>
      <w:ins w:id="348" w:author="Unknown">
        <w:r w:rsidRPr="003501C7">
          <w:rPr>
            <w:rFonts w:ascii="Courier New" w:eastAsia="Times New Roman" w:hAnsi="Courier New" w:cs="Courier New"/>
            <w:color w:val="696969"/>
            <w:sz w:val="20"/>
            <w:szCs w:val="20"/>
            <w:lang w:val="en-US" w:eastAsia="es-PE"/>
          </w:rPr>
          <w:t>tcpdump -s 0 -n -e -r replay_dec-0627-022301.cap</w:t>
        </w:r>
      </w:ins>
    </w:p>
    <w:p w:rsidR="003501C7" w:rsidRPr="003501C7" w:rsidRDefault="003501C7" w:rsidP="003501C7">
      <w:pPr>
        <w:numPr>
          <w:ilvl w:val="1"/>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hanging="360"/>
        <w:rPr>
          <w:ins w:id="349" w:author="Unknown"/>
          <w:rFonts w:ascii="Courier New" w:eastAsia="Times New Roman" w:hAnsi="Courier New" w:cs="Courier New"/>
          <w:color w:val="696969"/>
          <w:sz w:val="20"/>
          <w:szCs w:val="20"/>
          <w:lang w:val="en-US" w:eastAsia="es-PE"/>
        </w:rPr>
      </w:pPr>
      <w:ins w:id="350" w:author="Unknown">
        <w:r w:rsidRPr="003501C7">
          <w:rPr>
            <w:rFonts w:ascii="Courier New" w:eastAsia="Times New Roman" w:hAnsi="Courier New" w:cs="Courier New"/>
            <w:color w:val="696969"/>
            <w:sz w:val="20"/>
            <w:szCs w:val="20"/>
            <w:lang w:val="en-US" w:eastAsia="es-PE"/>
          </w:rPr>
          <w:t>reading from file replay_dec-0627-022301.cap, link-type [...]</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ins w:id="351" w:author="Unknown"/>
          <w:rFonts w:ascii="Courier New" w:eastAsia="Times New Roman" w:hAnsi="Courier New" w:cs="Courier New"/>
          <w:color w:val="696969"/>
          <w:sz w:val="20"/>
          <w:szCs w:val="20"/>
          <w:lang w:val="en-US" w:eastAsia="es-PE"/>
        </w:rPr>
      </w:pPr>
      <w:ins w:id="352" w:author="Unknown">
        <w:r w:rsidRPr="003501C7">
          <w:rPr>
            <w:rFonts w:ascii="Courier New" w:eastAsia="Times New Roman" w:hAnsi="Courier New" w:cs="Courier New"/>
            <w:b/>
            <w:bCs/>
            <w:color w:val="696969"/>
            <w:sz w:val="20"/>
            <w:szCs w:val="20"/>
            <w:lang w:val="en-US" w:eastAsia="es-PE"/>
          </w:rPr>
          <w:t>IP 192.168.1.2 &gt; 192.168.1.255: icmp 64: echo request seq 1</w:t>
        </w:r>
      </w:ins>
    </w:p>
    <w:p w:rsidR="003501C7" w:rsidRPr="003501C7" w:rsidRDefault="003501C7" w:rsidP="003501C7">
      <w:pPr>
        <w:numPr>
          <w:ilvl w:val="1"/>
          <w:numId w:val="7"/>
        </w:numPr>
        <w:shd w:val="clear" w:color="auto" w:fill="FFFFFF"/>
        <w:spacing w:before="100" w:beforeAutospacing="1" w:after="100" w:afterAutospacing="1" w:line="240" w:lineRule="auto"/>
        <w:ind w:left="2880" w:hanging="360"/>
        <w:rPr>
          <w:ins w:id="353" w:author="Unknown"/>
          <w:rFonts w:ascii="Trebuchet MS" w:eastAsia="Times New Roman" w:hAnsi="Trebuchet MS" w:cs="Times New Roman"/>
          <w:color w:val="696969"/>
          <w:sz w:val="24"/>
          <w:szCs w:val="24"/>
          <w:lang w:eastAsia="es-PE"/>
        </w:rPr>
      </w:pPr>
      <w:ins w:id="354" w:author="Unknown">
        <w:r w:rsidRPr="003501C7">
          <w:rPr>
            <w:rFonts w:ascii="Trebuchet MS" w:eastAsia="Times New Roman" w:hAnsi="Trebuchet MS" w:cs="Times New Roman"/>
            <w:color w:val="0000FF"/>
            <w:sz w:val="24"/>
            <w:szCs w:val="24"/>
            <w:lang w:eastAsia="es-PE"/>
          </w:rPr>
          <w:t>Ahora, forjemos una petición ARP.</w:t>
        </w:r>
      </w:ins>
    </w:p>
    <w:p w:rsidR="003501C7" w:rsidRPr="003501C7" w:rsidRDefault="003501C7" w:rsidP="003501C7">
      <w:pPr>
        <w:shd w:val="clear" w:color="auto" w:fill="FFFFFF"/>
        <w:spacing w:after="300" w:line="240" w:lineRule="auto"/>
        <w:ind w:left="2880"/>
        <w:rPr>
          <w:ins w:id="355" w:author="Unknown"/>
          <w:rFonts w:ascii="Trebuchet MS" w:eastAsia="Times New Roman" w:hAnsi="Trebuchet MS" w:cs="Times New Roman"/>
          <w:color w:val="696969"/>
          <w:sz w:val="24"/>
          <w:szCs w:val="24"/>
          <w:lang w:eastAsia="es-PE"/>
        </w:rPr>
      </w:pPr>
      <w:ins w:id="356" w:author="Unknown">
        <w:r w:rsidRPr="003501C7">
          <w:rPr>
            <w:rFonts w:ascii="Trebuchet MS" w:eastAsia="Times New Roman" w:hAnsi="Trebuchet MS" w:cs="Times New Roman"/>
            <w:color w:val="696969"/>
            <w:sz w:val="24"/>
            <w:szCs w:val="24"/>
            <w:lang w:eastAsia="es-PE"/>
          </w:rPr>
          <w:t>La IP inicial no importa (192.168.1.100), pero la Ip de destino (192.168.1.2) debe responder a peticiones ARP. La dirección MAC inicial debe corresponder a una estación asociada.</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ins w:id="357" w:author="Unknown"/>
          <w:rFonts w:ascii="Courier New" w:eastAsia="Times New Roman" w:hAnsi="Courier New" w:cs="Courier New"/>
          <w:color w:val="696969"/>
          <w:sz w:val="20"/>
          <w:szCs w:val="20"/>
          <w:lang w:val="en-US" w:eastAsia="es-PE"/>
        </w:rPr>
      </w:pPr>
      <w:ins w:id="358" w:author="Unknown">
        <w:r w:rsidRPr="003501C7">
          <w:rPr>
            <w:rFonts w:ascii="Courier New" w:eastAsia="Times New Roman" w:hAnsi="Courier New" w:cs="Courier New"/>
            <w:color w:val="696969"/>
            <w:sz w:val="20"/>
            <w:szCs w:val="20"/>
            <w:lang w:val="en-US" w:eastAsia="es-PE"/>
          </w:rPr>
          <w:t>./arpforge replay_dec-0627-022301.xor 1 00:13:10:30:24:9C \</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ins w:id="359" w:author="Unknown"/>
          <w:rFonts w:ascii="Courier New" w:eastAsia="Times New Roman" w:hAnsi="Courier New" w:cs="Courier New"/>
          <w:color w:val="696969"/>
          <w:sz w:val="20"/>
          <w:szCs w:val="20"/>
          <w:lang w:val="en-US" w:eastAsia="es-PE"/>
        </w:rPr>
      </w:pPr>
      <w:ins w:id="360" w:author="Unknown">
        <w:r w:rsidRPr="003501C7">
          <w:rPr>
            <w:rFonts w:ascii="Courier New" w:eastAsia="Times New Roman" w:hAnsi="Courier New" w:cs="Courier New"/>
            <w:color w:val="696969"/>
            <w:sz w:val="20"/>
            <w:szCs w:val="20"/>
            <w:lang w:val="en-US" w:eastAsia="es-PE"/>
          </w:rPr>
          <w:t>00:09:5B:EB:C5:2B 192.168.1.100 192.168.1.2 arp.cap</w:t>
        </w:r>
      </w:ins>
    </w:p>
    <w:p w:rsidR="003501C7" w:rsidRPr="003501C7" w:rsidRDefault="003501C7" w:rsidP="003501C7">
      <w:pPr>
        <w:numPr>
          <w:ilvl w:val="1"/>
          <w:numId w:val="7"/>
        </w:numPr>
        <w:shd w:val="clear" w:color="auto" w:fill="FFFFFF"/>
        <w:spacing w:before="100" w:beforeAutospacing="1" w:after="100" w:afterAutospacing="1" w:line="240" w:lineRule="auto"/>
        <w:ind w:left="2880" w:hanging="360"/>
        <w:rPr>
          <w:ins w:id="361" w:author="Unknown"/>
          <w:rFonts w:ascii="Trebuchet MS" w:eastAsia="Times New Roman" w:hAnsi="Trebuchet MS" w:cs="Times New Roman"/>
          <w:color w:val="696969"/>
          <w:sz w:val="24"/>
          <w:szCs w:val="24"/>
          <w:lang w:eastAsia="es-PE"/>
        </w:rPr>
      </w:pPr>
      <w:ins w:id="362" w:author="Unknown">
        <w:r w:rsidRPr="003501C7">
          <w:rPr>
            <w:rFonts w:ascii="Trebuchet MS" w:eastAsia="Times New Roman" w:hAnsi="Trebuchet MS" w:cs="Times New Roman"/>
            <w:color w:val="0000FF"/>
            <w:sz w:val="24"/>
            <w:szCs w:val="24"/>
            <w:lang w:eastAsia="es-PE"/>
          </w:rPr>
          <w:t>Y reenviemos nuestra petición ARP forjada:</w:t>
        </w:r>
      </w:ins>
    </w:p>
    <w:p w:rsidR="003501C7" w:rsidRPr="003501C7" w:rsidRDefault="003501C7" w:rsidP="003501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ind w:left="2880"/>
        <w:rPr>
          <w:ins w:id="363" w:author="Unknown"/>
          <w:rFonts w:ascii="Courier New" w:eastAsia="Times New Roman" w:hAnsi="Courier New" w:cs="Courier New"/>
          <w:color w:val="696969"/>
          <w:sz w:val="20"/>
          <w:szCs w:val="20"/>
          <w:lang w:val="en-US" w:eastAsia="es-PE"/>
        </w:rPr>
      </w:pPr>
      <w:ins w:id="364" w:author="Unknown">
        <w:r w:rsidRPr="003501C7">
          <w:rPr>
            <w:rFonts w:ascii="Courier New" w:eastAsia="Times New Roman" w:hAnsi="Courier New" w:cs="Courier New"/>
            <w:color w:val="696969"/>
            <w:sz w:val="20"/>
            <w:szCs w:val="20"/>
            <w:lang w:val="en-US" w:eastAsia="es-PE"/>
          </w:rPr>
          <w:t>aireplay-ng -2 -r arp.cap mon0</w:t>
        </w:r>
      </w:ins>
    </w:p>
    <w:p w:rsidR="005D6EF7" w:rsidRPr="003501C7" w:rsidRDefault="005D6EF7">
      <w:pPr>
        <w:rPr>
          <w:lang w:val="en-US"/>
        </w:rPr>
      </w:pPr>
      <w:bookmarkStart w:id="365" w:name="_GoBack"/>
      <w:bookmarkEnd w:id="365"/>
    </w:p>
    <w:sectPr w:rsidR="005D6EF7" w:rsidRPr="003501C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57471"/>
    <w:multiLevelType w:val="multilevel"/>
    <w:tmpl w:val="B4EA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6657A2"/>
    <w:multiLevelType w:val="multilevel"/>
    <w:tmpl w:val="3FB2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9465A0"/>
    <w:multiLevelType w:val="multilevel"/>
    <w:tmpl w:val="01E2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A7D446B"/>
    <w:multiLevelType w:val="multilevel"/>
    <w:tmpl w:val="1B90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D076920"/>
    <w:multiLevelType w:val="multilevel"/>
    <w:tmpl w:val="8564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1CC6418"/>
    <w:multiLevelType w:val="multilevel"/>
    <w:tmpl w:val="5224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4"/>
  </w:num>
  <w:num w:numId="5">
    <w:abstractNumId w:val="1"/>
  </w:num>
  <w:num w:numId="6">
    <w:abstractNumId w:val="5"/>
  </w:num>
  <w:num w:numId="7">
    <w:abstractNumId w:val="5"/>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1C7"/>
    <w:rsid w:val="003501C7"/>
    <w:rsid w:val="005D6EF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3501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01C7"/>
    <w:rPr>
      <w:rFonts w:ascii="Times New Roman" w:eastAsia="Times New Roman" w:hAnsi="Times New Roman" w:cs="Times New Roman"/>
      <w:b/>
      <w:bCs/>
      <w:kern w:val="36"/>
      <w:sz w:val="48"/>
      <w:szCs w:val="48"/>
      <w:lang w:eastAsia="es-PE"/>
    </w:rPr>
  </w:style>
  <w:style w:type="character" w:styleId="Hipervnculo">
    <w:name w:val="Hyperlink"/>
    <w:basedOn w:val="Fuentedeprrafopredeter"/>
    <w:uiPriority w:val="99"/>
    <w:semiHidden/>
    <w:unhideWhenUsed/>
    <w:rsid w:val="003501C7"/>
    <w:rPr>
      <w:color w:val="0000FF"/>
      <w:u w:val="single"/>
    </w:rPr>
  </w:style>
  <w:style w:type="paragraph" w:styleId="NormalWeb">
    <w:name w:val="Normal (Web)"/>
    <w:basedOn w:val="Normal"/>
    <w:uiPriority w:val="99"/>
    <w:semiHidden/>
    <w:unhideWhenUsed/>
    <w:rsid w:val="003501C7"/>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apple-converted-space">
    <w:name w:val="apple-converted-space"/>
    <w:basedOn w:val="Fuentedeprrafopredeter"/>
    <w:rsid w:val="003501C7"/>
  </w:style>
  <w:style w:type="paragraph" w:styleId="HTMLconformatoprevio">
    <w:name w:val="HTML Preformatted"/>
    <w:basedOn w:val="Normal"/>
    <w:link w:val="HTMLconformatoprevioCar"/>
    <w:uiPriority w:val="99"/>
    <w:unhideWhenUsed/>
    <w:rsid w:val="00350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rsid w:val="003501C7"/>
    <w:rPr>
      <w:rFonts w:ascii="Courier New" w:eastAsia="Times New Roman" w:hAnsi="Courier New" w:cs="Courier New"/>
      <w:sz w:val="20"/>
      <w:szCs w:val="20"/>
      <w:lang w:eastAsia="es-P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3501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01C7"/>
    <w:rPr>
      <w:rFonts w:ascii="Times New Roman" w:eastAsia="Times New Roman" w:hAnsi="Times New Roman" w:cs="Times New Roman"/>
      <w:b/>
      <w:bCs/>
      <w:kern w:val="36"/>
      <w:sz w:val="48"/>
      <w:szCs w:val="48"/>
      <w:lang w:eastAsia="es-PE"/>
    </w:rPr>
  </w:style>
  <w:style w:type="character" w:styleId="Hipervnculo">
    <w:name w:val="Hyperlink"/>
    <w:basedOn w:val="Fuentedeprrafopredeter"/>
    <w:uiPriority w:val="99"/>
    <w:semiHidden/>
    <w:unhideWhenUsed/>
    <w:rsid w:val="003501C7"/>
    <w:rPr>
      <w:color w:val="0000FF"/>
      <w:u w:val="single"/>
    </w:rPr>
  </w:style>
  <w:style w:type="paragraph" w:styleId="NormalWeb">
    <w:name w:val="Normal (Web)"/>
    <w:basedOn w:val="Normal"/>
    <w:uiPriority w:val="99"/>
    <w:semiHidden/>
    <w:unhideWhenUsed/>
    <w:rsid w:val="003501C7"/>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apple-converted-space">
    <w:name w:val="apple-converted-space"/>
    <w:basedOn w:val="Fuentedeprrafopredeter"/>
    <w:rsid w:val="003501C7"/>
  </w:style>
  <w:style w:type="paragraph" w:styleId="HTMLconformatoprevio">
    <w:name w:val="HTML Preformatted"/>
    <w:basedOn w:val="Normal"/>
    <w:link w:val="HTMLconformatoprevioCar"/>
    <w:uiPriority w:val="99"/>
    <w:unhideWhenUsed/>
    <w:rsid w:val="00350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rsid w:val="003501C7"/>
    <w:rPr>
      <w:rFonts w:ascii="Courier New" w:eastAsia="Times New Roman" w:hAnsi="Courier New" w:cs="Courier New"/>
      <w:sz w:val="20"/>
      <w:szCs w:val="20"/>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7738674">
      <w:bodyDiv w:val="1"/>
      <w:marLeft w:val="0"/>
      <w:marRight w:val="0"/>
      <w:marTop w:val="0"/>
      <w:marBottom w:val="0"/>
      <w:divBdr>
        <w:top w:val="none" w:sz="0" w:space="0" w:color="auto"/>
        <w:left w:val="none" w:sz="0" w:space="0" w:color="auto"/>
        <w:bottom w:val="none" w:sz="0" w:space="0" w:color="auto"/>
        <w:right w:val="none" w:sz="0" w:space="0" w:color="auto"/>
      </w:divBdr>
      <w:divsChild>
        <w:div w:id="1222209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074841">
          <w:blockQuote w:val="1"/>
          <w:marLeft w:val="720"/>
          <w:marRight w:val="720"/>
          <w:marTop w:val="100"/>
          <w:marBottom w:val="100"/>
          <w:divBdr>
            <w:top w:val="none" w:sz="0" w:space="0" w:color="auto"/>
            <w:left w:val="none" w:sz="0" w:space="0" w:color="auto"/>
            <w:bottom w:val="none" w:sz="0" w:space="0" w:color="auto"/>
            <w:right w:val="none" w:sz="0" w:space="0" w:color="auto"/>
          </w:divBdr>
        </w:div>
        <w:div w:id="51272515">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406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6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911354">
              <w:blockQuote w:val="1"/>
              <w:marLeft w:val="720"/>
              <w:marRight w:val="720"/>
              <w:marTop w:val="100"/>
              <w:marBottom w:val="100"/>
              <w:divBdr>
                <w:top w:val="none" w:sz="0" w:space="0" w:color="auto"/>
                <w:left w:val="none" w:sz="0" w:space="0" w:color="auto"/>
                <w:bottom w:val="none" w:sz="0" w:space="0" w:color="auto"/>
                <w:right w:val="none" w:sz="0" w:space="0" w:color="auto"/>
              </w:divBdr>
            </w:div>
            <w:div w:id="856044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08739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865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088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077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951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19115">
              <w:blockQuote w:val="1"/>
              <w:marLeft w:val="720"/>
              <w:marRight w:val="720"/>
              <w:marTop w:val="100"/>
              <w:marBottom w:val="100"/>
              <w:divBdr>
                <w:top w:val="none" w:sz="0" w:space="0" w:color="auto"/>
                <w:left w:val="none" w:sz="0" w:space="0" w:color="auto"/>
                <w:bottom w:val="none" w:sz="0" w:space="0" w:color="auto"/>
                <w:right w:val="none" w:sz="0" w:space="0" w:color="auto"/>
              </w:divBdr>
            </w:div>
            <w:div w:id="47699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657266">
              <w:blockQuote w:val="1"/>
              <w:marLeft w:val="720"/>
              <w:marRight w:val="720"/>
              <w:marTop w:val="100"/>
              <w:marBottom w:val="100"/>
              <w:divBdr>
                <w:top w:val="none" w:sz="0" w:space="0" w:color="auto"/>
                <w:left w:val="none" w:sz="0" w:space="0" w:color="auto"/>
                <w:bottom w:val="none" w:sz="0" w:space="0" w:color="auto"/>
                <w:right w:val="none" w:sz="0" w:space="0" w:color="auto"/>
              </w:divBdr>
            </w:div>
            <w:div w:id="621502215">
              <w:blockQuote w:val="1"/>
              <w:marLeft w:val="720"/>
              <w:marRight w:val="720"/>
              <w:marTop w:val="100"/>
              <w:marBottom w:val="100"/>
              <w:divBdr>
                <w:top w:val="none" w:sz="0" w:space="0" w:color="auto"/>
                <w:left w:val="none" w:sz="0" w:space="0" w:color="auto"/>
                <w:bottom w:val="none" w:sz="0" w:space="0" w:color="auto"/>
                <w:right w:val="none" w:sz="0" w:space="0" w:color="auto"/>
              </w:divBdr>
            </w:div>
            <w:div w:id="523329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022033">
              <w:blockQuote w:val="1"/>
              <w:marLeft w:val="720"/>
              <w:marRight w:val="720"/>
              <w:marTop w:val="100"/>
              <w:marBottom w:val="100"/>
              <w:divBdr>
                <w:top w:val="none" w:sz="0" w:space="0" w:color="auto"/>
                <w:left w:val="none" w:sz="0" w:space="0" w:color="auto"/>
                <w:bottom w:val="none" w:sz="0" w:space="0" w:color="auto"/>
                <w:right w:val="none" w:sz="0" w:space="0" w:color="auto"/>
              </w:divBdr>
            </w:div>
            <w:div w:id="87773117">
              <w:blockQuote w:val="1"/>
              <w:marLeft w:val="720"/>
              <w:marRight w:val="720"/>
              <w:marTop w:val="100"/>
              <w:marBottom w:val="100"/>
              <w:divBdr>
                <w:top w:val="none" w:sz="0" w:space="0" w:color="auto"/>
                <w:left w:val="none" w:sz="0" w:space="0" w:color="auto"/>
                <w:bottom w:val="none" w:sz="0" w:space="0" w:color="auto"/>
                <w:right w:val="none" w:sz="0" w:space="0" w:color="auto"/>
              </w:divBdr>
            </w:div>
            <w:div w:id="8884928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414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761950">
              <w:blockQuote w:val="1"/>
              <w:marLeft w:val="720"/>
              <w:marRight w:val="720"/>
              <w:marTop w:val="100"/>
              <w:marBottom w:val="100"/>
              <w:divBdr>
                <w:top w:val="none" w:sz="0" w:space="0" w:color="auto"/>
                <w:left w:val="none" w:sz="0" w:space="0" w:color="auto"/>
                <w:bottom w:val="none" w:sz="0" w:space="0" w:color="auto"/>
                <w:right w:val="none" w:sz="0" w:space="0" w:color="auto"/>
              </w:divBdr>
            </w:div>
            <w:div w:id="806826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8876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9582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755249">
              <w:blockQuote w:val="1"/>
              <w:marLeft w:val="720"/>
              <w:marRight w:val="720"/>
              <w:marTop w:val="100"/>
              <w:marBottom w:val="100"/>
              <w:divBdr>
                <w:top w:val="none" w:sz="0" w:space="0" w:color="auto"/>
                <w:left w:val="none" w:sz="0" w:space="0" w:color="auto"/>
                <w:bottom w:val="none" w:sz="0" w:space="0" w:color="auto"/>
                <w:right w:val="none" w:sz="0" w:space="0" w:color="auto"/>
              </w:divBdr>
            </w:div>
            <w:div w:id="521094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319185">
              <w:blockQuote w:val="1"/>
              <w:marLeft w:val="720"/>
              <w:marRight w:val="720"/>
              <w:marTop w:val="100"/>
              <w:marBottom w:val="100"/>
              <w:divBdr>
                <w:top w:val="none" w:sz="0" w:space="0" w:color="auto"/>
                <w:left w:val="none" w:sz="0" w:space="0" w:color="auto"/>
                <w:bottom w:val="none" w:sz="0" w:space="0" w:color="auto"/>
                <w:right w:val="none" w:sz="0" w:space="0" w:color="auto"/>
              </w:divBdr>
            </w:div>
            <w:div w:id="252320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9880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682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wagm.elhacker.net/linux2.htm" TargetMode="External"/><Relationship Id="rId13" Type="http://schemas.openxmlformats.org/officeDocument/2006/relationships/hyperlink" Target="http://www.google.com/search?q=wpc54g+chipset+linux"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hwagm.elhacker.net/windows.htm" TargetMode="External"/><Relationship Id="rId12" Type="http://schemas.openxmlformats.org/officeDocument/2006/relationships/hyperlink" Target="http://foro.seguridadwireless.net/zona-windows/manual-en-espanol-del-aireplay-para-window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foro.seguridadwireless.net/" TargetMode="External"/><Relationship Id="rId1" Type="http://schemas.openxmlformats.org/officeDocument/2006/relationships/numbering" Target="numbering.xml"/><Relationship Id="rId6" Type="http://schemas.openxmlformats.org/officeDocument/2006/relationships/hyperlink" Target="http://foro.seguridadwireless.net/" TargetMode="External"/><Relationship Id="rId11" Type="http://schemas.openxmlformats.org/officeDocument/2006/relationships/hyperlink" Target="http://www.seguridadwireless.net/hwagm/commview-for-wifi-inyeccion.html" TargetMode="External"/><Relationship Id="rId5" Type="http://schemas.openxmlformats.org/officeDocument/2006/relationships/webSettings" Target="webSettings.xml"/><Relationship Id="rId15" Type="http://schemas.openxmlformats.org/officeDocument/2006/relationships/hyperlink" Target="http://www.seguridadwireless.net/hwagm/wireless-windows-drivers-monitor.html" TargetMode="External"/><Relationship Id="rId10" Type="http://schemas.openxmlformats.org/officeDocument/2006/relationships/hyperlink" Target="http://www.netstumbler.org/showthread.php?postid=89036" TargetMode="External"/><Relationship Id="rId4" Type="http://schemas.openxmlformats.org/officeDocument/2006/relationships/settings" Target="settings.xml"/><Relationship Id="rId9" Type="http://schemas.openxmlformats.org/officeDocument/2006/relationships/hyperlink" Target="http://hwagm.elhacker.net/windows.htm" TargetMode="External"/><Relationship Id="rId14" Type="http://schemas.openxmlformats.org/officeDocument/2006/relationships/hyperlink" Target="http://foro.seguridadwireless.ne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4300</Words>
  <Characters>23653</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GP</Company>
  <LinksUpToDate>false</LinksUpToDate>
  <CharactersWithSpaces>27898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NET13</dc:creator>
  <cp:lastModifiedBy>NET13</cp:lastModifiedBy>
  <cp:revision>1</cp:revision>
  <dcterms:created xsi:type="dcterms:W3CDTF">2013-08-22T18:12:00Z</dcterms:created>
  <dcterms:modified xsi:type="dcterms:W3CDTF">2013-08-22T18:13:00Z</dcterms:modified>
</cp:coreProperties>
</file>